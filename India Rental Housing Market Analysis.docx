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99AD2" w14:textId="68A54D1B" w:rsidR="009F4E0E" w:rsidRDefault="009F4E0E" w:rsidP="009F4E0E">
      <w:pPr>
        <w:jc w:val="center"/>
        <w:rPr>
          <w:b/>
          <w:bCs/>
          <w:sz w:val="48"/>
          <w:szCs w:val="48"/>
        </w:rPr>
      </w:pPr>
      <w:bookmarkStart w:id="0" w:name="_Toc867746262"/>
      <w:bookmarkStart w:id="1" w:name="_Toc144127747"/>
      <w:bookmarkStart w:id="2" w:name="_Toc824411521"/>
      <w:bookmarkStart w:id="3" w:name="_Toc144493682"/>
      <w:r w:rsidRPr="009F4E0E">
        <w:rPr>
          <w:b/>
          <w:bCs/>
          <w:sz w:val="48"/>
          <w:szCs w:val="48"/>
        </w:rPr>
        <w:t>India Rental Housing Market Analysis</w:t>
      </w:r>
    </w:p>
    <w:p w14:paraId="34AD2BB2" w14:textId="7FF87264" w:rsidR="009F4E0E" w:rsidRPr="009F4E0E" w:rsidRDefault="009F4E0E" w:rsidP="009F4E0E">
      <w:pPr>
        <w:jc w:val="left"/>
      </w:pPr>
      <w:r w:rsidRPr="009F4E0E">
        <w:t>Author</w:t>
      </w:r>
      <w:r>
        <w:t xml:space="preserve">: Desmond Foo Yau Yit </w:t>
      </w:r>
      <w:hyperlink r:id="rId8" w:history="1">
        <w:r w:rsidRPr="001905D9">
          <w:rPr>
            <w:rStyle w:val="Hyperlink"/>
          </w:rPr>
          <w:t>@SHINE-six</w:t>
        </w:r>
      </w:hyperlink>
    </w:p>
    <w:p w14:paraId="1AF33EA5" w14:textId="46AB7B65" w:rsidR="00F843C9" w:rsidRPr="00131420" w:rsidRDefault="00F843C9" w:rsidP="00F843C9">
      <w:pPr>
        <w:pStyle w:val="Heading1"/>
        <w:rPr>
          <w:rFonts w:ascii="Times New Roman" w:hAnsi="Times New Roman" w:cs="Times New Roman"/>
        </w:rPr>
      </w:pPr>
      <w:r w:rsidRPr="00131420">
        <w:rPr>
          <w:rFonts w:ascii="Times New Roman" w:hAnsi="Times New Roman" w:cs="Times New Roman"/>
        </w:rPr>
        <w:t>Introduction</w:t>
      </w:r>
      <w:bookmarkEnd w:id="0"/>
      <w:bookmarkEnd w:id="1"/>
      <w:bookmarkEnd w:id="2"/>
      <w:bookmarkEnd w:id="3"/>
    </w:p>
    <w:p w14:paraId="1CD176F7" w14:textId="327167BE" w:rsidR="38396905" w:rsidRDefault="009F7296" w:rsidP="38396905">
      <w:r w:rsidRPr="00131420">
        <w:tab/>
        <w:t xml:space="preserve">The rental housing market in India is dynamic and complex, with multiple factors influencing the pricing of rentals. The complex dynamics of this market have been deciphered by a thorough examination of a large dataset on home rents. A vast range of information about rental properties that are currently available is included in this dataset. Some of the details that are included are the Bedroom-Hall-Kitchen (BHK) layout, rental costs, property size, number of floors, area type, locality, city, furnishing status, tenant preferences, number of bathrooms, and contact details. This dataset, which has more than 4700 </w:t>
      </w:r>
      <w:r w:rsidR="00F14283" w:rsidRPr="00131420">
        <w:t>records</w:t>
      </w:r>
      <w:r w:rsidRPr="00131420">
        <w:t xml:space="preserve"> and 12 columns, is a useful tool for identifying the variables that influence people's selection of rental houses according to their lifestyles, preferences for certain localities, and family histories</w:t>
      </w:r>
      <w:r w:rsidRPr="009F7296">
        <w:t>.</w:t>
      </w:r>
    </w:p>
    <w:p w14:paraId="6331A254" w14:textId="7C63CA2C" w:rsidR="38396905" w:rsidRDefault="00122152" w:rsidP="38396905">
      <w:r>
        <w:tab/>
      </w:r>
      <w:r w:rsidRPr="00122152">
        <w:t xml:space="preserve">The main goal of this analysis is to help tenants make decisions, but it is also intended to help property owners make smart real estate investments for optimal rental price. Data exploration, manipulation, transformation, and visualisation are used in the analysis to make it thorough and go beyond the course's standard methodologies by incorporating advanced concepts to improve the data study. To demonstrate methods, graphs and R code will be categorised by certain criteria. The investigation will examine how layout, size, amenities, proximity, and urban factors affect rental costs. This </w:t>
      </w:r>
      <w:r w:rsidR="006B2888" w:rsidRPr="006B2888">
        <w:t>research</w:t>
      </w:r>
      <w:r w:rsidRPr="00122152">
        <w:t xml:space="preserve"> examines</w:t>
      </w:r>
      <w:r w:rsidR="006B2888" w:rsidRPr="006B2888">
        <w:t xml:space="preserve"> the dataset's unique </w:t>
      </w:r>
      <w:r w:rsidRPr="00122152">
        <w:t>qualities</w:t>
      </w:r>
      <w:r w:rsidR="006B2888" w:rsidRPr="006B2888">
        <w:t xml:space="preserve"> to help property owners </w:t>
      </w:r>
      <w:r w:rsidRPr="00122152">
        <w:t>navigate</w:t>
      </w:r>
      <w:r w:rsidR="006B2888" w:rsidRPr="006B2888">
        <w:t xml:space="preserve"> the rental housing market and make </w:t>
      </w:r>
      <w:r w:rsidRPr="00122152">
        <w:t>financially prudent</w:t>
      </w:r>
      <w:r w:rsidR="006B2888" w:rsidRPr="006B2888">
        <w:t xml:space="preserve"> decisions that meet their </w:t>
      </w:r>
      <w:r w:rsidRPr="00122152">
        <w:t>goals.</w:t>
      </w:r>
    </w:p>
    <w:p w14:paraId="79A39FCB" w14:textId="77777777" w:rsidR="00122152" w:rsidRDefault="00122152" w:rsidP="38396905"/>
    <w:p w14:paraId="1D7865C4" w14:textId="75BB22A3" w:rsidR="76C8218C" w:rsidRPr="00122152" w:rsidRDefault="00E047CB" w:rsidP="000149BF">
      <w:pPr>
        <w:pStyle w:val="Heading1"/>
        <w:rPr>
          <w:rFonts w:ascii="Times New Roman" w:hAnsi="Times New Roman" w:cs="Times New Roman"/>
        </w:rPr>
      </w:pPr>
      <w:bookmarkStart w:id="4" w:name="_Toc1294589448"/>
      <w:bookmarkStart w:id="5" w:name="_Toc144127748"/>
      <w:bookmarkStart w:id="6" w:name="_Toc197412287"/>
      <w:bookmarkStart w:id="7" w:name="_Toc144493683"/>
      <w:r w:rsidRPr="00EB71E4">
        <w:rPr>
          <w:rFonts w:ascii="Times New Roman" w:hAnsi="Times New Roman" w:cs="Times New Roman"/>
        </w:rPr>
        <w:t>Data description</w:t>
      </w:r>
      <w:bookmarkEnd w:id="4"/>
      <w:bookmarkEnd w:id="5"/>
      <w:bookmarkEnd w:id="6"/>
      <w:bookmarkEnd w:id="7"/>
    </w:p>
    <w:p w14:paraId="6C08FBAC" w14:textId="43D8603E" w:rsidR="0B924C60" w:rsidRDefault="2D1766C0" w:rsidP="0B924C60">
      <w:r>
        <w:t>The dataset consists of items that represent different rental homes, apartments, and flats. The following parameters are used to provide complete details for each attribute in this dataset:</w:t>
      </w:r>
    </w:p>
    <w:tbl>
      <w:tblPr>
        <w:tblStyle w:val="TableGrid"/>
        <w:tblW w:w="11041" w:type="dxa"/>
        <w:tblLayout w:type="fixed"/>
        <w:tblLook w:val="06A0" w:firstRow="1" w:lastRow="0" w:firstColumn="1" w:lastColumn="0" w:noHBand="1" w:noVBand="1"/>
      </w:tblPr>
      <w:tblGrid>
        <w:gridCol w:w="799"/>
        <w:gridCol w:w="1911"/>
        <w:gridCol w:w="1743"/>
        <w:gridCol w:w="6588"/>
      </w:tblGrid>
      <w:tr w:rsidR="006A4B03" w14:paraId="22AC5161" w14:textId="77777777" w:rsidTr="009F4E0E">
        <w:trPr>
          <w:trHeight w:val="284"/>
        </w:trPr>
        <w:tc>
          <w:tcPr>
            <w:tcW w:w="799" w:type="dxa"/>
          </w:tcPr>
          <w:p w14:paraId="6495B9F9" w14:textId="77777777" w:rsidR="006A4B03" w:rsidRDefault="006A4B03">
            <w:r w:rsidRPr="76C8218C">
              <w:t>No.</w:t>
            </w:r>
          </w:p>
        </w:tc>
        <w:tc>
          <w:tcPr>
            <w:tcW w:w="1911" w:type="dxa"/>
          </w:tcPr>
          <w:p w14:paraId="5F0C8043" w14:textId="77777777" w:rsidR="006A4B03" w:rsidRDefault="006A4B03">
            <w:r w:rsidRPr="76C8218C">
              <w:t>Attribute</w:t>
            </w:r>
          </w:p>
        </w:tc>
        <w:tc>
          <w:tcPr>
            <w:tcW w:w="1743" w:type="dxa"/>
          </w:tcPr>
          <w:p w14:paraId="7DA17F60" w14:textId="77777777" w:rsidR="006A4B03" w:rsidRDefault="006A4B03">
            <w:r w:rsidRPr="76C8218C">
              <w:t>Type</w:t>
            </w:r>
          </w:p>
        </w:tc>
        <w:tc>
          <w:tcPr>
            <w:tcW w:w="6588" w:type="dxa"/>
          </w:tcPr>
          <w:p w14:paraId="37A07B70" w14:textId="77777777" w:rsidR="006A4B03" w:rsidRDefault="006A4B03">
            <w:r w:rsidRPr="76C8218C">
              <w:t>Description</w:t>
            </w:r>
          </w:p>
        </w:tc>
      </w:tr>
      <w:tr w:rsidR="006A4B03" w14:paraId="2B9C2CA3" w14:textId="77777777" w:rsidTr="009F4E0E">
        <w:trPr>
          <w:trHeight w:val="284"/>
        </w:trPr>
        <w:tc>
          <w:tcPr>
            <w:tcW w:w="799" w:type="dxa"/>
          </w:tcPr>
          <w:p w14:paraId="47BAB9F9" w14:textId="77777777" w:rsidR="006A4B03" w:rsidRDefault="006A4B03">
            <w:r w:rsidRPr="76C8218C">
              <w:t>1</w:t>
            </w:r>
          </w:p>
        </w:tc>
        <w:tc>
          <w:tcPr>
            <w:tcW w:w="1911" w:type="dxa"/>
          </w:tcPr>
          <w:p w14:paraId="617D6716" w14:textId="77777777" w:rsidR="006A4B03" w:rsidRDefault="006A4B03">
            <w:r w:rsidRPr="76C8218C">
              <w:t>Posted On</w:t>
            </w:r>
          </w:p>
        </w:tc>
        <w:tc>
          <w:tcPr>
            <w:tcW w:w="1743" w:type="dxa"/>
          </w:tcPr>
          <w:p w14:paraId="22E8AAD5" w14:textId="77777777" w:rsidR="006A4B03" w:rsidRDefault="006A4B03">
            <w:r w:rsidRPr="76C8218C">
              <w:t>Interval</w:t>
            </w:r>
          </w:p>
        </w:tc>
        <w:tc>
          <w:tcPr>
            <w:tcW w:w="6588" w:type="dxa"/>
          </w:tcPr>
          <w:p w14:paraId="09DE2E20" w14:textId="07D4272E" w:rsidR="006A4B03" w:rsidRDefault="006A4B03">
            <w:r w:rsidRPr="76C8218C">
              <w:t>This attribute is a DATE data type. It is about the date of the house being posted on for rent.</w:t>
            </w:r>
          </w:p>
        </w:tc>
      </w:tr>
      <w:tr w:rsidR="006A4B03" w14:paraId="37383A3B" w14:textId="77777777" w:rsidTr="009F4E0E">
        <w:trPr>
          <w:trHeight w:val="284"/>
        </w:trPr>
        <w:tc>
          <w:tcPr>
            <w:tcW w:w="799" w:type="dxa"/>
          </w:tcPr>
          <w:p w14:paraId="216926BC" w14:textId="77777777" w:rsidR="006A4B03" w:rsidRDefault="006A4B03">
            <w:r w:rsidRPr="76C8218C">
              <w:t>2</w:t>
            </w:r>
          </w:p>
        </w:tc>
        <w:tc>
          <w:tcPr>
            <w:tcW w:w="1911" w:type="dxa"/>
          </w:tcPr>
          <w:p w14:paraId="59FFB2A4" w14:textId="77777777" w:rsidR="006A4B03" w:rsidRDefault="006A4B03">
            <w:r w:rsidRPr="76C8218C">
              <w:t>BHK</w:t>
            </w:r>
          </w:p>
        </w:tc>
        <w:tc>
          <w:tcPr>
            <w:tcW w:w="1743" w:type="dxa"/>
          </w:tcPr>
          <w:p w14:paraId="41752E32" w14:textId="77777777" w:rsidR="006A4B03" w:rsidRDefault="006A4B03">
            <w:r w:rsidRPr="76C8218C">
              <w:t>Ratio</w:t>
            </w:r>
          </w:p>
        </w:tc>
        <w:tc>
          <w:tcPr>
            <w:tcW w:w="6588" w:type="dxa"/>
          </w:tcPr>
          <w:p w14:paraId="53928655" w14:textId="78E0D233" w:rsidR="006A4B03" w:rsidRDefault="006A4B03">
            <w:r w:rsidRPr="76C8218C">
              <w:t xml:space="preserve">This attribute is a Numeric data type attribute. It represents the number of bedrooms, </w:t>
            </w:r>
            <w:proofErr w:type="gramStart"/>
            <w:r w:rsidRPr="76C8218C">
              <w:t>halls</w:t>
            </w:r>
            <w:proofErr w:type="gramEnd"/>
            <w:r w:rsidRPr="76C8218C">
              <w:t xml:space="preserve"> and kitchen.  </w:t>
            </w:r>
          </w:p>
        </w:tc>
      </w:tr>
      <w:tr w:rsidR="006A4B03" w14:paraId="7AB71562" w14:textId="77777777" w:rsidTr="009F4E0E">
        <w:trPr>
          <w:trHeight w:val="284"/>
        </w:trPr>
        <w:tc>
          <w:tcPr>
            <w:tcW w:w="799" w:type="dxa"/>
          </w:tcPr>
          <w:p w14:paraId="031EAAA0" w14:textId="77777777" w:rsidR="006A4B03" w:rsidRDefault="006A4B03">
            <w:r w:rsidRPr="76C8218C">
              <w:lastRenderedPageBreak/>
              <w:t>3</w:t>
            </w:r>
          </w:p>
        </w:tc>
        <w:tc>
          <w:tcPr>
            <w:tcW w:w="1911" w:type="dxa"/>
          </w:tcPr>
          <w:p w14:paraId="4A8470A6" w14:textId="77777777" w:rsidR="006A4B03" w:rsidRDefault="006A4B03">
            <w:r w:rsidRPr="76C8218C">
              <w:t xml:space="preserve">Rent  </w:t>
            </w:r>
          </w:p>
        </w:tc>
        <w:tc>
          <w:tcPr>
            <w:tcW w:w="1743" w:type="dxa"/>
          </w:tcPr>
          <w:p w14:paraId="55E276CF" w14:textId="77777777" w:rsidR="006A4B03" w:rsidRDefault="006A4B03">
            <w:r w:rsidRPr="76C8218C">
              <w:t xml:space="preserve">Ratio   </w:t>
            </w:r>
          </w:p>
        </w:tc>
        <w:tc>
          <w:tcPr>
            <w:tcW w:w="6588" w:type="dxa"/>
          </w:tcPr>
          <w:p w14:paraId="0AD7251A" w14:textId="37B8FCDE" w:rsidR="006A4B03" w:rsidRDefault="006A4B03">
            <w:r w:rsidRPr="76C8218C">
              <w:t>This attribute is a Numeric data type attribute. It represents the rent price</w:t>
            </w:r>
            <w:r w:rsidR="00E164A3">
              <w:t xml:space="preserve"> </w:t>
            </w:r>
            <w:r w:rsidRPr="76C8218C">
              <w:t>of the property.</w:t>
            </w:r>
          </w:p>
        </w:tc>
      </w:tr>
      <w:tr w:rsidR="006A4B03" w14:paraId="20798946" w14:textId="77777777" w:rsidTr="009F4E0E">
        <w:trPr>
          <w:trHeight w:val="284"/>
        </w:trPr>
        <w:tc>
          <w:tcPr>
            <w:tcW w:w="799" w:type="dxa"/>
          </w:tcPr>
          <w:p w14:paraId="5CBC409E" w14:textId="77777777" w:rsidR="006A4B03" w:rsidRDefault="006A4B03">
            <w:r w:rsidRPr="76C8218C">
              <w:t>4</w:t>
            </w:r>
          </w:p>
        </w:tc>
        <w:tc>
          <w:tcPr>
            <w:tcW w:w="1911" w:type="dxa"/>
          </w:tcPr>
          <w:p w14:paraId="3D07DC85" w14:textId="77777777" w:rsidR="006A4B03" w:rsidRDefault="006A4B03">
            <w:r w:rsidRPr="76C8218C">
              <w:t xml:space="preserve">Size  </w:t>
            </w:r>
          </w:p>
          <w:p w14:paraId="71A39C1A" w14:textId="77777777" w:rsidR="006A4B03" w:rsidRDefault="006A4B03"/>
        </w:tc>
        <w:tc>
          <w:tcPr>
            <w:tcW w:w="1743" w:type="dxa"/>
          </w:tcPr>
          <w:p w14:paraId="2CA87DB8" w14:textId="77777777" w:rsidR="006A4B03" w:rsidRDefault="006A4B03">
            <w:r w:rsidRPr="76C8218C">
              <w:t xml:space="preserve">Ratio   </w:t>
            </w:r>
          </w:p>
        </w:tc>
        <w:tc>
          <w:tcPr>
            <w:tcW w:w="6588" w:type="dxa"/>
          </w:tcPr>
          <w:p w14:paraId="3C0ED7CC" w14:textId="770A9B99" w:rsidR="006A4B03" w:rsidRDefault="006A4B03">
            <w:r w:rsidRPr="76C8218C">
              <w:t>This attribute is a Numeric data type</w:t>
            </w:r>
            <w:r w:rsidR="00E164A3">
              <w:t xml:space="preserve"> </w:t>
            </w:r>
            <w:r w:rsidRPr="76C8218C">
              <w:t>attribute. It shows the size of the property to-be-rent.</w:t>
            </w:r>
          </w:p>
        </w:tc>
      </w:tr>
      <w:tr w:rsidR="006A4B03" w14:paraId="23EF8948" w14:textId="77777777" w:rsidTr="009F4E0E">
        <w:trPr>
          <w:trHeight w:val="284"/>
        </w:trPr>
        <w:tc>
          <w:tcPr>
            <w:tcW w:w="799" w:type="dxa"/>
          </w:tcPr>
          <w:p w14:paraId="719405F0" w14:textId="77777777" w:rsidR="006A4B03" w:rsidRDefault="006A4B03">
            <w:r w:rsidRPr="76C8218C">
              <w:t>5</w:t>
            </w:r>
          </w:p>
        </w:tc>
        <w:tc>
          <w:tcPr>
            <w:tcW w:w="1911" w:type="dxa"/>
          </w:tcPr>
          <w:p w14:paraId="56B4BB47" w14:textId="77777777" w:rsidR="006A4B03" w:rsidRDefault="006A4B03">
            <w:r w:rsidRPr="76C8218C">
              <w:t>Floor</w:t>
            </w:r>
          </w:p>
        </w:tc>
        <w:tc>
          <w:tcPr>
            <w:tcW w:w="1743" w:type="dxa"/>
          </w:tcPr>
          <w:p w14:paraId="6E816CA1" w14:textId="77777777" w:rsidR="006A4B03" w:rsidRDefault="006A4B03">
            <w:r w:rsidRPr="76C8218C">
              <w:t xml:space="preserve">Ratio   </w:t>
            </w:r>
          </w:p>
        </w:tc>
        <w:tc>
          <w:tcPr>
            <w:tcW w:w="6588" w:type="dxa"/>
          </w:tcPr>
          <w:p w14:paraId="5C82E09B" w14:textId="4E1AF55C" w:rsidR="006A4B03" w:rsidRDefault="006A4B03">
            <w:r w:rsidRPr="76C8218C">
              <w:t xml:space="preserve">This attribute is a Numeric data type attribute. It shows the number of floors or the floor number of house to be rented.  </w:t>
            </w:r>
          </w:p>
        </w:tc>
      </w:tr>
      <w:tr w:rsidR="006A4B03" w14:paraId="632E0375" w14:textId="77777777" w:rsidTr="009F4E0E">
        <w:trPr>
          <w:trHeight w:val="284"/>
        </w:trPr>
        <w:tc>
          <w:tcPr>
            <w:tcW w:w="799" w:type="dxa"/>
          </w:tcPr>
          <w:p w14:paraId="37724302" w14:textId="77777777" w:rsidR="006A4B03" w:rsidRDefault="006A4B03">
            <w:r w:rsidRPr="76C8218C">
              <w:t>6</w:t>
            </w:r>
          </w:p>
        </w:tc>
        <w:tc>
          <w:tcPr>
            <w:tcW w:w="1911" w:type="dxa"/>
          </w:tcPr>
          <w:p w14:paraId="358171E1" w14:textId="77777777" w:rsidR="006A4B03" w:rsidRDefault="006A4B03">
            <w:r w:rsidRPr="76C8218C">
              <w:t>Area Type</w:t>
            </w:r>
          </w:p>
          <w:p w14:paraId="41FA8986" w14:textId="77777777" w:rsidR="006A4B03" w:rsidRDefault="006A4B03"/>
        </w:tc>
        <w:tc>
          <w:tcPr>
            <w:tcW w:w="1743" w:type="dxa"/>
          </w:tcPr>
          <w:p w14:paraId="437AA9C7" w14:textId="77777777" w:rsidR="006A4B03" w:rsidRDefault="006A4B03">
            <w:r w:rsidRPr="76C8218C">
              <w:t xml:space="preserve">Nominal  </w:t>
            </w:r>
          </w:p>
        </w:tc>
        <w:tc>
          <w:tcPr>
            <w:tcW w:w="6588" w:type="dxa"/>
          </w:tcPr>
          <w:p w14:paraId="712DEB83" w14:textId="0A3CCF1D" w:rsidR="006A4B03" w:rsidRDefault="006A4B03">
            <w:r w:rsidRPr="76C8218C">
              <w:t xml:space="preserve">This attribute is a Character data type attribute. It is about the method of </w:t>
            </w:r>
          </w:p>
          <w:p w14:paraId="09B0EAD8" w14:textId="77777777" w:rsidR="006A4B03" w:rsidRDefault="006A4B03">
            <w:r w:rsidRPr="76C8218C">
              <w:t>calculation of the size attribute.</w:t>
            </w:r>
          </w:p>
        </w:tc>
      </w:tr>
      <w:tr w:rsidR="006A4B03" w14:paraId="3DB8C91A" w14:textId="77777777" w:rsidTr="009F4E0E">
        <w:trPr>
          <w:trHeight w:val="284"/>
        </w:trPr>
        <w:tc>
          <w:tcPr>
            <w:tcW w:w="799" w:type="dxa"/>
          </w:tcPr>
          <w:p w14:paraId="77479909" w14:textId="77777777" w:rsidR="006A4B03" w:rsidRDefault="006A4B03">
            <w:r w:rsidRPr="76C8218C">
              <w:t>7</w:t>
            </w:r>
          </w:p>
        </w:tc>
        <w:tc>
          <w:tcPr>
            <w:tcW w:w="1911" w:type="dxa"/>
          </w:tcPr>
          <w:p w14:paraId="10C6DFF0" w14:textId="77777777" w:rsidR="006A4B03" w:rsidRDefault="006A4B03">
            <w:r w:rsidRPr="76C8218C">
              <w:t xml:space="preserve">Area Locality  </w:t>
            </w:r>
          </w:p>
          <w:p w14:paraId="3889C2CB" w14:textId="77777777" w:rsidR="006A4B03" w:rsidRDefault="006A4B03"/>
        </w:tc>
        <w:tc>
          <w:tcPr>
            <w:tcW w:w="1743" w:type="dxa"/>
          </w:tcPr>
          <w:p w14:paraId="1802BFF6" w14:textId="77777777" w:rsidR="006A4B03" w:rsidRDefault="006A4B03">
            <w:r w:rsidRPr="76C8218C">
              <w:t xml:space="preserve">Nominal  </w:t>
            </w:r>
          </w:p>
        </w:tc>
        <w:tc>
          <w:tcPr>
            <w:tcW w:w="6588" w:type="dxa"/>
          </w:tcPr>
          <w:p w14:paraId="3C8B0E85" w14:textId="77777777" w:rsidR="006A4B03" w:rsidRDefault="006A4B03">
            <w:r w:rsidRPr="76C8218C">
              <w:t>This attribute is a Character data type attribute. It is about the venue of the house which is listed to be rent.</w:t>
            </w:r>
          </w:p>
        </w:tc>
      </w:tr>
      <w:tr w:rsidR="006A4B03" w14:paraId="18624EC1" w14:textId="77777777" w:rsidTr="009F4E0E">
        <w:trPr>
          <w:trHeight w:val="284"/>
        </w:trPr>
        <w:tc>
          <w:tcPr>
            <w:tcW w:w="799" w:type="dxa"/>
          </w:tcPr>
          <w:p w14:paraId="7507BA8A" w14:textId="77777777" w:rsidR="006A4B03" w:rsidRDefault="006A4B03">
            <w:r w:rsidRPr="76C8218C">
              <w:t>8</w:t>
            </w:r>
          </w:p>
        </w:tc>
        <w:tc>
          <w:tcPr>
            <w:tcW w:w="1911" w:type="dxa"/>
          </w:tcPr>
          <w:p w14:paraId="448C4701" w14:textId="77777777" w:rsidR="006A4B03" w:rsidRDefault="006A4B03">
            <w:r w:rsidRPr="76C8218C">
              <w:t>City</w:t>
            </w:r>
          </w:p>
          <w:p w14:paraId="548CC967" w14:textId="77777777" w:rsidR="006A4B03" w:rsidRDefault="006A4B03"/>
        </w:tc>
        <w:tc>
          <w:tcPr>
            <w:tcW w:w="1743" w:type="dxa"/>
          </w:tcPr>
          <w:p w14:paraId="38175EAB" w14:textId="77777777" w:rsidR="006A4B03" w:rsidRDefault="006A4B03">
            <w:r w:rsidRPr="76C8218C">
              <w:t xml:space="preserve">Nominal  </w:t>
            </w:r>
          </w:p>
        </w:tc>
        <w:tc>
          <w:tcPr>
            <w:tcW w:w="6588" w:type="dxa"/>
          </w:tcPr>
          <w:p w14:paraId="73978F53" w14:textId="77777777" w:rsidR="006A4B03" w:rsidRDefault="006A4B03">
            <w:r w:rsidRPr="76C8218C">
              <w:t xml:space="preserve">This attribute is a Character data type attribute. It shows the city that the house to be rent is located.  </w:t>
            </w:r>
          </w:p>
        </w:tc>
      </w:tr>
      <w:tr w:rsidR="009F4E0E" w14:paraId="2AC3DF35" w14:textId="77777777" w:rsidTr="009F4E0E">
        <w:trPr>
          <w:trHeight w:val="284"/>
        </w:trPr>
        <w:tc>
          <w:tcPr>
            <w:tcW w:w="799" w:type="dxa"/>
          </w:tcPr>
          <w:p w14:paraId="4A851C8A" w14:textId="05877C6C" w:rsidR="009F4E0E" w:rsidRPr="76C8218C" w:rsidRDefault="009F4E0E" w:rsidP="009F4E0E">
            <w:r w:rsidRPr="76C8218C">
              <w:t>9</w:t>
            </w:r>
          </w:p>
        </w:tc>
        <w:tc>
          <w:tcPr>
            <w:tcW w:w="1911" w:type="dxa"/>
          </w:tcPr>
          <w:p w14:paraId="39BCE2F2" w14:textId="77777777" w:rsidR="009F4E0E" w:rsidRDefault="009F4E0E" w:rsidP="009F4E0E">
            <w:r w:rsidRPr="76C8218C">
              <w:t xml:space="preserve">Furnishing </w:t>
            </w:r>
          </w:p>
          <w:p w14:paraId="1E5B4218" w14:textId="77777777" w:rsidR="009F4E0E" w:rsidRDefault="009F4E0E" w:rsidP="009F4E0E">
            <w:r w:rsidRPr="76C8218C">
              <w:t>Status</w:t>
            </w:r>
          </w:p>
          <w:p w14:paraId="6FA4AB0E" w14:textId="77777777" w:rsidR="009F4E0E" w:rsidRPr="76C8218C" w:rsidRDefault="009F4E0E" w:rsidP="009F4E0E"/>
        </w:tc>
        <w:tc>
          <w:tcPr>
            <w:tcW w:w="1743" w:type="dxa"/>
          </w:tcPr>
          <w:p w14:paraId="1B431885" w14:textId="2E0366F1" w:rsidR="009F4E0E" w:rsidRPr="76C8218C" w:rsidRDefault="009F4E0E" w:rsidP="009F4E0E">
            <w:r w:rsidRPr="76C8218C">
              <w:t xml:space="preserve">Nominal  </w:t>
            </w:r>
          </w:p>
        </w:tc>
        <w:tc>
          <w:tcPr>
            <w:tcW w:w="6588" w:type="dxa"/>
          </w:tcPr>
          <w:p w14:paraId="78107776" w14:textId="5390E552" w:rsidR="009F4E0E" w:rsidRPr="76C8218C" w:rsidRDefault="009F4E0E" w:rsidP="009F4E0E">
            <w:r w:rsidRPr="76C8218C">
              <w:t>This attribute is a Character data type attribute. It shows whether the house to be rent is furnished, semi-furnished or unfurnished.</w:t>
            </w:r>
          </w:p>
        </w:tc>
      </w:tr>
      <w:tr w:rsidR="009F4E0E" w14:paraId="29083B2F" w14:textId="77777777" w:rsidTr="009F4E0E">
        <w:trPr>
          <w:trHeight w:val="284"/>
        </w:trPr>
        <w:tc>
          <w:tcPr>
            <w:tcW w:w="799" w:type="dxa"/>
          </w:tcPr>
          <w:p w14:paraId="2BD9F085" w14:textId="3BD34B26" w:rsidR="009F4E0E" w:rsidRPr="76C8218C" w:rsidRDefault="009F4E0E" w:rsidP="009F4E0E">
            <w:r w:rsidRPr="76C8218C">
              <w:t>10</w:t>
            </w:r>
          </w:p>
        </w:tc>
        <w:tc>
          <w:tcPr>
            <w:tcW w:w="1911" w:type="dxa"/>
          </w:tcPr>
          <w:p w14:paraId="33F6B8D0" w14:textId="77777777" w:rsidR="009F4E0E" w:rsidRDefault="009F4E0E" w:rsidP="009F4E0E">
            <w:pPr>
              <w:rPr>
                <w:color w:val="000000" w:themeColor="text1"/>
              </w:rPr>
            </w:pPr>
            <w:r w:rsidRPr="76C8218C">
              <w:rPr>
                <w:color w:val="000000" w:themeColor="text1"/>
              </w:rPr>
              <w:t>Tenant Preferred</w:t>
            </w:r>
            <w:r w:rsidRPr="76C8218C">
              <w:t xml:space="preserve"> </w:t>
            </w:r>
            <w:r w:rsidRPr="76C8218C">
              <w:rPr>
                <w:color w:val="000000" w:themeColor="text1"/>
              </w:rPr>
              <w:t xml:space="preserve"> </w:t>
            </w:r>
          </w:p>
          <w:p w14:paraId="62ECDD1B" w14:textId="77777777" w:rsidR="009F4E0E" w:rsidRPr="76C8218C" w:rsidRDefault="009F4E0E" w:rsidP="009F4E0E"/>
        </w:tc>
        <w:tc>
          <w:tcPr>
            <w:tcW w:w="1743" w:type="dxa"/>
          </w:tcPr>
          <w:p w14:paraId="33EB36E4" w14:textId="1B1CCC65" w:rsidR="009F4E0E" w:rsidRPr="76C8218C" w:rsidRDefault="009F4E0E" w:rsidP="009F4E0E">
            <w:r w:rsidRPr="76C8218C">
              <w:t xml:space="preserve">Nominal  </w:t>
            </w:r>
          </w:p>
        </w:tc>
        <w:tc>
          <w:tcPr>
            <w:tcW w:w="6588" w:type="dxa"/>
          </w:tcPr>
          <w:p w14:paraId="61A599C0" w14:textId="3ADA0773" w:rsidR="009F4E0E" w:rsidRPr="76C8218C" w:rsidRDefault="009F4E0E" w:rsidP="009F4E0E">
            <w:r w:rsidRPr="76C8218C">
              <w:t>This attribute is a Character data type attribute. It shows the type of tenants</w:t>
            </w:r>
            <w:r>
              <w:t xml:space="preserve"> </w:t>
            </w:r>
            <w:r w:rsidRPr="76C8218C">
              <w:t xml:space="preserve">preferred by the owner or agent to rent the house.  </w:t>
            </w:r>
          </w:p>
        </w:tc>
      </w:tr>
      <w:tr w:rsidR="009F4E0E" w14:paraId="3542F2B0" w14:textId="77777777" w:rsidTr="009F4E0E">
        <w:trPr>
          <w:trHeight w:val="284"/>
        </w:trPr>
        <w:tc>
          <w:tcPr>
            <w:tcW w:w="799" w:type="dxa"/>
          </w:tcPr>
          <w:p w14:paraId="3CA4F43E" w14:textId="64652D37" w:rsidR="009F4E0E" w:rsidRPr="76C8218C" w:rsidRDefault="009F4E0E" w:rsidP="009F4E0E">
            <w:r w:rsidRPr="76C8218C">
              <w:t>11</w:t>
            </w:r>
          </w:p>
        </w:tc>
        <w:tc>
          <w:tcPr>
            <w:tcW w:w="1911" w:type="dxa"/>
          </w:tcPr>
          <w:p w14:paraId="1F3ACA50" w14:textId="18848AAC" w:rsidR="009F4E0E" w:rsidRPr="76C8218C" w:rsidRDefault="009F4E0E" w:rsidP="009F4E0E">
            <w:pPr>
              <w:rPr>
                <w:color w:val="000000" w:themeColor="text1"/>
              </w:rPr>
            </w:pPr>
            <w:r w:rsidRPr="76C8218C">
              <w:rPr>
                <w:color w:val="000000" w:themeColor="text1"/>
              </w:rPr>
              <w:t xml:space="preserve">Bathroom </w:t>
            </w:r>
            <w:r w:rsidRPr="76C8218C">
              <w:t xml:space="preserve"> </w:t>
            </w:r>
          </w:p>
        </w:tc>
        <w:tc>
          <w:tcPr>
            <w:tcW w:w="1743" w:type="dxa"/>
          </w:tcPr>
          <w:p w14:paraId="2D702619" w14:textId="2FC8AD58" w:rsidR="009F4E0E" w:rsidRPr="76C8218C" w:rsidRDefault="009F4E0E" w:rsidP="009F4E0E">
            <w:r w:rsidRPr="76C8218C">
              <w:t>Ratio</w:t>
            </w:r>
          </w:p>
        </w:tc>
        <w:tc>
          <w:tcPr>
            <w:tcW w:w="6588" w:type="dxa"/>
          </w:tcPr>
          <w:p w14:paraId="4272480D" w14:textId="40AEE009" w:rsidR="009F4E0E" w:rsidRPr="76C8218C" w:rsidRDefault="009F4E0E" w:rsidP="009F4E0E">
            <w:r w:rsidRPr="76C8218C">
              <w:t>This attribute is a Numeric data type attribute. This states the number of bathrooms of the house to be rent.</w:t>
            </w:r>
          </w:p>
        </w:tc>
      </w:tr>
      <w:tr w:rsidR="009F4E0E" w14:paraId="32EA2153" w14:textId="77777777" w:rsidTr="009F4E0E">
        <w:trPr>
          <w:trHeight w:val="284"/>
        </w:trPr>
        <w:tc>
          <w:tcPr>
            <w:tcW w:w="799" w:type="dxa"/>
          </w:tcPr>
          <w:p w14:paraId="6EBE471A" w14:textId="5B0D30BD" w:rsidR="009F4E0E" w:rsidRPr="76C8218C" w:rsidRDefault="009F4E0E" w:rsidP="009F4E0E">
            <w:r w:rsidRPr="76C8218C">
              <w:t>12</w:t>
            </w:r>
          </w:p>
        </w:tc>
        <w:tc>
          <w:tcPr>
            <w:tcW w:w="1911" w:type="dxa"/>
          </w:tcPr>
          <w:p w14:paraId="2413965B" w14:textId="77777777" w:rsidR="009F4E0E" w:rsidRDefault="009F4E0E" w:rsidP="009F4E0E">
            <w:pPr>
              <w:rPr>
                <w:color w:val="000000" w:themeColor="text1"/>
              </w:rPr>
            </w:pPr>
            <w:r w:rsidRPr="76C8218C">
              <w:rPr>
                <w:color w:val="000000" w:themeColor="text1"/>
              </w:rPr>
              <w:t>Point of Contact</w:t>
            </w:r>
          </w:p>
          <w:p w14:paraId="14BA98C0" w14:textId="77777777" w:rsidR="009F4E0E" w:rsidRPr="76C8218C" w:rsidRDefault="009F4E0E" w:rsidP="009F4E0E">
            <w:pPr>
              <w:rPr>
                <w:color w:val="000000" w:themeColor="text1"/>
              </w:rPr>
            </w:pPr>
          </w:p>
        </w:tc>
        <w:tc>
          <w:tcPr>
            <w:tcW w:w="1743" w:type="dxa"/>
          </w:tcPr>
          <w:p w14:paraId="5582B6C5" w14:textId="1E7BF6C7" w:rsidR="009F4E0E" w:rsidRPr="76C8218C" w:rsidRDefault="009F4E0E" w:rsidP="009F4E0E">
            <w:r w:rsidRPr="76C8218C">
              <w:t xml:space="preserve">Nominal  </w:t>
            </w:r>
          </w:p>
        </w:tc>
        <w:tc>
          <w:tcPr>
            <w:tcW w:w="6588" w:type="dxa"/>
          </w:tcPr>
          <w:p w14:paraId="12AA862D" w14:textId="14B70258" w:rsidR="009F4E0E" w:rsidRPr="76C8218C" w:rsidRDefault="009F4E0E" w:rsidP="009F4E0E">
            <w:r w:rsidRPr="76C8218C">
              <w:t xml:space="preserve">This attribute is a Character data type attribute. This shows to whom the tenant should contact for further inquiries regarding the property.  </w:t>
            </w:r>
          </w:p>
        </w:tc>
      </w:tr>
    </w:tbl>
    <w:p w14:paraId="7A5857C6" w14:textId="363E16B6" w:rsidR="008C44D1" w:rsidRPr="008C7E7D" w:rsidRDefault="008C44D1" w:rsidP="000149BF">
      <w:pPr>
        <w:rPr>
          <w:lang w:val="en-MY"/>
        </w:rPr>
      </w:pPr>
    </w:p>
    <w:p w14:paraId="6F475CED" w14:textId="02C61481" w:rsidR="630E0F80" w:rsidRDefault="630E0F80" w:rsidP="000149BF"/>
    <w:p w14:paraId="610C95A9" w14:textId="769CFCAA" w:rsidR="76C8218C" w:rsidRDefault="76C8218C" w:rsidP="000149BF"/>
    <w:p w14:paraId="18125565" w14:textId="77777777" w:rsidR="009F4E0E" w:rsidRDefault="009F4E0E">
      <w:pPr>
        <w:spacing w:line="259" w:lineRule="auto"/>
        <w:jc w:val="left"/>
        <w:rPr>
          <w:rFonts w:eastAsia="DengXian Light"/>
          <w:color w:val="2F5496" w:themeColor="accent1" w:themeShade="BF"/>
          <w:sz w:val="32"/>
          <w:szCs w:val="32"/>
        </w:rPr>
      </w:pPr>
      <w:bookmarkStart w:id="8" w:name="_Toc144493684"/>
      <w:r>
        <w:rPr>
          <w:rFonts w:eastAsia="DengXian Light"/>
          <w:color w:val="2F5496" w:themeColor="accent1" w:themeShade="BF"/>
          <w:sz w:val="32"/>
          <w:szCs w:val="32"/>
        </w:rPr>
        <w:br w:type="page"/>
      </w:r>
    </w:p>
    <w:p w14:paraId="574493F5" w14:textId="3EECA8BE" w:rsidR="009F4E0E" w:rsidRPr="009F4E0E" w:rsidRDefault="009F4E0E" w:rsidP="009F4E0E">
      <w:pPr>
        <w:keepNext/>
        <w:keepLines/>
        <w:spacing w:before="240" w:after="0"/>
        <w:outlineLvl w:val="0"/>
        <w:rPr>
          <w:rFonts w:eastAsia="DengXian Light"/>
          <w:color w:val="2F5496" w:themeColor="accent1" w:themeShade="BF"/>
          <w:sz w:val="32"/>
          <w:szCs w:val="32"/>
        </w:rPr>
      </w:pPr>
      <w:r w:rsidRPr="009F4E0E">
        <w:rPr>
          <w:rFonts w:eastAsia="DengXian Light"/>
          <w:color w:val="2F5496" w:themeColor="accent1" w:themeShade="BF"/>
          <w:sz w:val="32"/>
          <w:szCs w:val="32"/>
        </w:rPr>
        <w:lastRenderedPageBreak/>
        <w:t>Hypothesis</w:t>
      </w:r>
      <w:bookmarkEnd w:id="8"/>
    </w:p>
    <w:p w14:paraId="7CED06C0" w14:textId="77777777" w:rsidR="009F4E0E" w:rsidRPr="009F4E0E" w:rsidRDefault="009F4E0E" w:rsidP="009F4E0E">
      <w:pPr>
        <w:pBdr>
          <w:top w:val="single" w:sz="4" w:space="10" w:color="4472C4" w:themeColor="accent1"/>
          <w:bottom w:val="single" w:sz="4" w:space="10" w:color="4472C4" w:themeColor="accent1"/>
        </w:pBdr>
        <w:spacing w:before="360" w:after="360"/>
        <w:ind w:left="864" w:right="864"/>
        <w:jc w:val="center"/>
        <w:rPr>
          <w:b/>
          <w:bCs/>
          <w:i/>
          <w:iCs/>
        </w:rPr>
      </w:pPr>
      <w:r w:rsidRPr="009F4E0E">
        <w:rPr>
          <w:b/>
          <w:bCs/>
          <w:i/>
          <w:iCs/>
        </w:rPr>
        <w:t xml:space="preserve">Furnished houses at different cities, yield the same result of 80% smaller size house having a profit rent </w:t>
      </w:r>
      <w:proofErr w:type="gramStart"/>
      <w:r w:rsidRPr="009F4E0E">
        <w:rPr>
          <w:b/>
          <w:bCs/>
          <w:i/>
          <w:iCs/>
        </w:rPr>
        <w:t>price</w:t>
      </w:r>
      <w:proofErr w:type="gramEnd"/>
    </w:p>
    <w:p w14:paraId="4B07220A" w14:textId="1262CB67" w:rsidR="005A5283" w:rsidRDefault="005A5283" w:rsidP="000149BF">
      <w:pPr>
        <w:rPr>
          <w:rFonts w:eastAsiaTheme="majorEastAsia"/>
          <w:color w:val="2F5496" w:themeColor="accent1" w:themeShade="BF"/>
          <w:sz w:val="32"/>
          <w:szCs w:val="32"/>
        </w:rPr>
      </w:pPr>
    </w:p>
    <w:p w14:paraId="02E75773" w14:textId="2FEA314C" w:rsidR="001B78E6" w:rsidRPr="00EB71E4" w:rsidRDefault="001B78E6" w:rsidP="002A3EA1">
      <w:pPr>
        <w:pStyle w:val="Heading1"/>
        <w:rPr>
          <w:rFonts w:ascii="Times New Roman" w:hAnsi="Times New Roman" w:cs="Times New Roman"/>
        </w:rPr>
      </w:pPr>
      <w:bookmarkStart w:id="9" w:name="_Toc307299488"/>
      <w:bookmarkStart w:id="10" w:name="_Toc144127750"/>
      <w:bookmarkStart w:id="11" w:name="_Toc1257874805"/>
      <w:bookmarkStart w:id="12" w:name="_Toc144493685"/>
      <w:r w:rsidRPr="00EB71E4">
        <w:rPr>
          <w:rFonts w:ascii="Times New Roman" w:hAnsi="Times New Roman" w:cs="Times New Roman"/>
        </w:rPr>
        <w:t>Assumption</w:t>
      </w:r>
      <w:bookmarkEnd w:id="9"/>
      <w:bookmarkEnd w:id="10"/>
      <w:bookmarkEnd w:id="11"/>
      <w:bookmarkEnd w:id="12"/>
    </w:p>
    <w:p w14:paraId="3AF4E23C" w14:textId="1CA47B98" w:rsidR="00062C8F" w:rsidRDefault="00786C64" w:rsidP="00860023">
      <w:r>
        <w:t xml:space="preserve">With a quick glance at the available cities in the dataset, </w:t>
      </w:r>
      <w:r w:rsidR="00151C6D">
        <w:t xml:space="preserve">we found out the record was only collected within the </w:t>
      </w:r>
      <w:r w:rsidR="00B1447A">
        <w:t>6</w:t>
      </w:r>
      <w:r w:rsidR="00151C6D">
        <w:t xml:space="preserve"> cities of India: </w:t>
      </w:r>
      <w:r w:rsidR="00DD67B4">
        <w:t>Bangalore, Chennai, Delhi, Hyderabad, Kolkata, and Mumbai.</w:t>
      </w:r>
      <w:r w:rsidR="000409AF">
        <w:t xml:space="preserve"> </w:t>
      </w:r>
    </w:p>
    <w:p w14:paraId="06B306D9" w14:textId="707DA90F" w:rsidR="00FB3F47" w:rsidRDefault="00FB3F47" w:rsidP="00860023">
      <w:r>
        <w:t>Brief dive into each city</w:t>
      </w:r>
      <w:r w:rsidR="0083713D">
        <w:t xml:space="preserve">: </w:t>
      </w:r>
    </w:p>
    <w:p w14:paraId="55F5161A" w14:textId="417D9EA2" w:rsidR="0083713D" w:rsidRDefault="0083713D" w:rsidP="00860023">
      <w:pPr>
        <w:pStyle w:val="ListParagraph"/>
        <w:numPr>
          <w:ilvl w:val="0"/>
          <w:numId w:val="1"/>
        </w:numPr>
      </w:pPr>
      <w:r>
        <w:t>Bangalore (</w:t>
      </w:r>
      <w:r w:rsidR="004E3B55">
        <w:t>Barb, 2023-07-27)</w:t>
      </w:r>
      <w:r w:rsidR="00034C52" w:rsidRPr="00034C52">
        <w:t xml:space="preserve"> (Srinivas, 1997)</w:t>
      </w:r>
    </w:p>
    <w:p w14:paraId="1531A093" w14:textId="1A65476A" w:rsidR="0083713D" w:rsidRDefault="0083713D" w:rsidP="00860023">
      <w:pPr>
        <w:pStyle w:val="ListParagraph"/>
        <w:numPr>
          <w:ilvl w:val="1"/>
          <w:numId w:val="1"/>
        </w:numPr>
      </w:pPr>
      <w:r>
        <w:t>Bangalore is the third most populous city in India, with a population of over 8 million people. This makes it a megacity, and one of the most populous cities in the world.</w:t>
      </w:r>
    </w:p>
    <w:p w14:paraId="174F138B" w14:textId="2ADC1FEB" w:rsidR="0083713D" w:rsidRDefault="0083713D" w:rsidP="00860023">
      <w:pPr>
        <w:pStyle w:val="ListParagraph"/>
        <w:numPr>
          <w:ilvl w:val="1"/>
          <w:numId w:val="1"/>
        </w:numPr>
      </w:pPr>
      <w:r>
        <w:t xml:space="preserve">Bangalore is a major economic hub in India. It is home to a large IT and technology </w:t>
      </w:r>
      <w:proofErr w:type="gramStart"/>
      <w:r>
        <w:t>industry, and</w:t>
      </w:r>
      <w:proofErr w:type="gramEnd"/>
      <w:r>
        <w:t xml:space="preserve"> is known as the "Silicon Valley of India". The city is also a major </w:t>
      </w:r>
      <w:proofErr w:type="spellStart"/>
      <w:r>
        <w:t>center</w:t>
      </w:r>
      <w:proofErr w:type="spellEnd"/>
      <w:r>
        <w:t xml:space="preserve"> for manufacturing, aerospace, and education.</w:t>
      </w:r>
    </w:p>
    <w:p w14:paraId="14910479" w14:textId="647E5EB1" w:rsidR="0083713D" w:rsidRDefault="0083713D" w:rsidP="00860023">
      <w:pPr>
        <w:pStyle w:val="ListParagraph"/>
        <w:numPr>
          <w:ilvl w:val="1"/>
          <w:numId w:val="1"/>
        </w:numPr>
      </w:pPr>
      <w:r>
        <w:t xml:space="preserve">Bangalore has a well-developed infrastructure. The city has a modern transportation system, including a metro system, a bus system, and an airport. It also has a good road network, and </w:t>
      </w:r>
      <w:proofErr w:type="gramStart"/>
      <w:r>
        <w:t>a number of</w:t>
      </w:r>
      <w:proofErr w:type="gramEnd"/>
      <w:r>
        <w:t xml:space="preserve"> hospitals and schools.</w:t>
      </w:r>
    </w:p>
    <w:p w14:paraId="0D69C321" w14:textId="2637BE34" w:rsidR="00034C52" w:rsidRDefault="00034C52" w:rsidP="00860023">
      <w:pPr>
        <w:pStyle w:val="ListParagraph"/>
        <w:numPr>
          <w:ilvl w:val="0"/>
          <w:numId w:val="1"/>
        </w:numPr>
      </w:pPr>
      <w:r>
        <w:t>Chennai</w:t>
      </w:r>
      <w:r w:rsidR="00763EA4">
        <w:t xml:space="preserve"> </w:t>
      </w:r>
      <w:r w:rsidR="00763EA4" w:rsidRPr="00763EA4">
        <w:t>(Barb, 2023-07-27)</w:t>
      </w:r>
      <w:r w:rsidR="00E02608">
        <w:t xml:space="preserve"> </w:t>
      </w:r>
      <w:r w:rsidR="00E02608" w:rsidRPr="00E02608">
        <w:t>(Kumar, 2022)</w:t>
      </w:r>
    </w:p>
    <w:p w14:paraId="69044854" w14:textId="6F3807BA" w:rsidR="00C83BF9" w:rsidRDefault="00C83BF9" w:rsidP="00860023">
      <w:pPr>
        <w:pStyle w:val="ListParagraph"/>
        <w:numPr>
          <w:ilvl w:val="1"/>
          <w:numId w:val="1"/>
        </w:numPr>
      </w:pPr>
      <w:r>
        <w:t>Chennai is the fourth most populous city in India, with a population of over 10 million people.</w:t>
      </w:r>
    </w:p>
    <w:p w14:paraId="6457B99F" w14:textId="77777777" w:rsidR="00C83BF9" w:rsidRDefault="00C83BF9" w:rsidP="00860023">
      <w:pPr>
        <w:pStyle w:val="ListParagraph"/>
        <w:numPr>
          <w:ilvl w:val="1"/>
          <w:numId w:val="1"/>
        </w:numPr>
      </w:pPr>
      <w:r>
        <w:t>The city has a well-developed infrastructure, including a metro rail system, an airport, and a network of highways.</w:t>
      </w:r>
    </w:p>
    <w:p w14:paraId="1478F350" w14:textId="77777777" w:rsidR="00C83BF9" w:rsidRDefault="00C83BF9" w:rsidP="00860023">
      <w:pPr>
        <w:pStyle w:val="ListParagraph"/>
        <w:numPr>
          <w:ilvl w:val="1"/>
          <w:numId w:val="1"/>
        </w:numPr>
      </w:pPr>
      <w:r>
        <w:t>Chennai is a major economic hub, with a diversified industrial base.</w:t>
      </w:r>
    </w:p>
    <w:p w14:paraId="7F1B02C6" w14:textId="77777777" w:rsidR="00C83BF9" w:rsidRDefault="00C83BF9" w:rsidP="00860023">
      <w:pPr>
        <w:pStyle w:val="ListParagraph"/>
        <w:numPr>
          <w:ilvl w:val="1"/>
          <w:numId w:val="1"/>
        </w:numPr>
      </w:pPr>
      <w:r>
        <w:t xml:space="preserve">The city is home to </w:t>
      </w:r>
      <w:proofErr w:type="gramStart"/>
      <w:r>
        <w:t>a number of</w:t>
      </w:r>
      <w:proofErr w:type="gramEnd"/>
      <w:r>
        <w:t xml:space="preserve"> educational institutions, including the Indian Institute of Technology Madras and the Madras Christian College.</w:t>
      </w:r>
    </w:p>
    <w:p w14:paraId="25730F8B" w14:textId="528AC768" w:rsidR="00034C52" w:rsidRDefault="00450699" w:rsidP="00860023">
      <w:pPr>
        <w:pStyle w:val="ListParagraph"/>
        <w:numPr>
          <w:ilvl w:val="0"/>
          <w:numId w:val="1"/>
        </w:numPr>
      </w:pPr>
      <w:r>
        <w:t>Delhi (Barb, 2023</w:t>
      </w:r>
      <w:r w:rsidR="001A3853">
        <w:t>-07-29)</w:t>
      </w:r>
      <w:r w:rsidR="000C1E42">
        <w:t xml:space="preserve"> </w:t>
      </w:r>
      <w:r w:rsidR="000C1E42" w:rsidRPr="000C1E42">
        <w:t>(Aggarwal, 2010)</w:t>
      </w:r>
    </w:p>
    <w:p w14:paraId="473D88D5" w14:textId="77777777" w:rsidR="00450699" w:rsidRDefault="00450699" w:rsidP="00860023">
      <w:pPr>
        <w:pStyle w:val="ListParagraph"/>
        <w:numPr>
          <w:ilvl w:val="1"/>
          <w:numId w:val="1"/>
        </w:numPr>
      </w:pPr>
      <w:r>
        <w:t>Delhi is the second most populous city in India, with a population of over 20 million people.</w:t>
      </w:r>
    </w:p>
    <w:p w14:paraId="1EB72F8B" w14:textId="77777777" w:rsidR="00450699" w:rsidRDefault="00450699" w:rsidP="00860023">
      <w:pPr>
        <w:pStyle w:val="ListParagraph"/>
        <w:numPr>
          <w:ilvl w:val="1"/>
          <w:numId w:val="1"/>
        </w:numPr>
      </w:pPr>
      <w:r>
        <w:t>The city has a well-developed infrastructure, including a metro rail system, an airport, and a network of highways.</w:t>
      </w:r>
    </w:p>
    <w:p w14:paraId="74A7AB01" w14:textId="77777777" w:rsidR="00450699" w:rsidRDefault="00450699" w:rsidP="00860023">
      <w:pPr>
        <w:pStyle w:val="ListParagraph"/>
        <w:numPr>
          <w:ilvl w:val="1"/>
          <w:numId w:val="1"/>
        </w:numPr>
      </w:pPr>
      <w:r>
        <w:lastRenderedPageBreak/>
        <w:t xml:space="preserve">Delhi is a major commercial and industrial </w:t>
      </w:r>
      <w:proofErr w:type="spellStart"/>
      <w:r>
        <w:t>center</w:t>
      </w:r>
      <w:proofErr w:type="spellEnd"/>
      <w:r>
        <w:t>, with a diversified economy that includes manufacturing, IT, and tourism.</w:t>
      </w:r>
    </w:p>
    <w:p w14:paraId="5F583874" w14:textId="77777777" w:rsidR="00450699" w:rsidRDefault="00450699" w:rsidP="00860023">
      <w:pPr>
        <w:pStyle w:val="ListParagraph"/>
        <w:numPr>
          <w:ilvl w:val="1"/>
          <w:numId w:val="1"/>
        </w:numPr>
      </w:pPr>
      <w:r>
        <w:t xml:space="preserve">The city is home to </w:t>
      </w:r>
      <w:proofErr w:type="gramStart"/>
      <w:r>
        <w:t>a number of</w:t>
      </w:r>
      <w:proofErr w:type="gramEnd"/>
      <w:r>
        <w:t xml:space="preserve"> educational institutions, including the Indian Institute of Technology Delhi and the University of Delhi.</w:t>
      </w:r>
    </w:p>
    <w:p w14:paraId="3F24E71E" w14:textId="75580C64" w:rsidR="00450699" w:rsidRDefault="000C1E42" w:rsidP="00860023">
      <w:pPr>
        <w:pStyle w:val="ListParagraph"/>
        <w:numPr>
          <w:ilvl w:val="0"/>
          <w:numId w:val="1"/>
        </w:numPr>
      </w:pPr>
      <w:r>
        <w:t>Hyd</w:t>
      </w:r>
      <w:r w:rsidR="00380836">
        <w:t>erabad</w:t>
      </w:r>
      <w:r w:rsidR="00C81CDF">
        <w:t xml:space="preserve"> </w:t>
      </w:r>
      <w:r w:rsidR="00474423" w:rsidRPr="00474423">
        <w:t>(Barb, 2023-07-29)</w:t>
      </w:r>
      <w:r w:rsidR="00474423">
        <w:t xml:space="preserve"> </w:t>
      </w:r>
    </w:p>
    <w:p w14:paraId="5BC6E324" w14:textId="77777777" w:rsidR="00C81CDF" w:rsidRDefault="00C81CDF" w:rsidP="00860023">
      <w:pPr>
        <w:pStyle w:val="ListParagraph"/>
        <w:numPr>
          <w:ilvl w:val="1"/>
          <w:numId w:val="1"/>
        </w:numPr>
      </w:pPr>
      <w:r>
        <w:t>Hyderabad is the fourth most populous city in India, with a population of over 10 million people.</w:t>
      </w:r>
    </w:p>
    <w:p w14:paraId="7804C307" w14:textId="77777777" w:rsidR="00C81CDF" w:rsidRDefault="00C81CDF" w:rsidP="00860023">
      <w:pPr>
        <w:pStyle w:val="ListParagraph"/>
        <w:numPr>
          <w:ilvl w:val="1"/>
          <w:numId w:val="1"/>
        </w:numPr>
      </w:pPr>
      <w:r>
        <w:t>The city has a well-developed infrastructure, including a metro rail system, an airport, and a network of highways.</w:t>
      </w:r>
    </w:p>
    <w:p w14:paraId="69BAD369" w14:textId="77777777" w:rsidR="00C81CDF" w:rsidRDefault="00C81CDF" w:rsidP="00860023">
      <w:pPr>
        <w:pStyle w:val="ListParagraph"/>
        <w:numPr>
          <w:ilvl w:val="1"/>
          <w:numId w:val="1"/>
        </w:numPr>
      </w:pPr>
      <w:r>
        <w:t xml:space="preserve">Hyderabad is a major commercial and industrial </w:t>
      </w:r>
      <w:proofErr w:type="spellStart"/>
      <w:r>
        <w:t>center</w:t>
      </w:r>
      <w:proofErr w:type="spellEnd"/>
      <w:r>
        <w:t>, with a diversified economy that includes manufacturing, IT, and tourism.</w:t>
      </w:r>
    </w:p>
    <w:p w14:paraId="3F4D4454" w14:textId="77777777" w:rsidR="00C81CDF" w:rsidRDefault="00C81CDF" w:rsidP="00860023">
      <w:pPr>
        <w:pStyle w:val="ListParagraph"/>
        <w:numPr>
          <w:ilvl w:val="1"/>
          <w:numId w:val="1"/>
        </w:numPr>
      </w:pPr>
      <w:r>
        <w:t xml:space="preserve">The city is home to </w:t>
      </w:r>
      <w:proofErr w:type="gramStart"/>
      <w:r>
        <w:t>a number of</w:t>
      </w:r>
      <w:proofErr w:type="gramEnd"/>
      <w:r>
        <w:t xml:space="preserve"> educational institutions, including the Indian Institute of Technology Hyderabad and the University of Hyderabad.</w:t>
      </w:r>
    </w:p>
    <w:p w14:paraId="40521126" w14:textId="5A51D54D" w:rsidR="00C81CDF" w:rsidRDefault="00FE02BF" w:rsidP="00860023">
      <w:pPr>
        <w:pStyle w:val="ListParagraph"/>
        <w:numPr>
          <w:ilvl w:val="0"/>
          <w:numId w:val="1"/>
        </w:numPr>
      </w:pPr>
      <w:r>
        <w:t>Kolkata</w:t>
      </w:r>
      <w:r w:rsidR="00D52F68">
        <w:t xml:space="preserve"> </w:t>
      </w:r>
      <w:r w:rsidR="00D52F68" w:rsidRPr="00D52F68">
        <w:t>(Barb, 2023-07-29)</w:t>
      </w:r>
    </w:p>
    <w:p w14:paraId="7756E8D1" w14:textId="0A549975" w:rsidR="00D52F68" w:rsidRDefault="00D52F68" w:rsidP="00860023">
      <w:pPr>
        <w:pStyle w:val="ListParagraph"/>
        <w:numPr>
          <w:ilvl w:val="1"/>
          <w:numId w:val="1"/>
        </w:numPr>
      </w:pPr>
      <w:r>
        <w:t>Kolkata is the third most populous city in India, with a population of over 14 million people.</w:t>
      </w:r>
    </w:p>
    <w:p w14:paraId="5C2E85F9" w14:textId="77777777" w:rsidR="00D52F68" w:rsidRDefault="00D52F68" w:rsidP="00860023">
      <w:pPr>
        <w:pStyle w:val="ListParagraph"/>
        <w:numPr>
          <w:ilvl w:val="1"/>
          <w:numId w:val="1"/>
        </w:numPr>
      </w:pPr>
      <w:r>
        <w:t>The city has a well-developed infrastructure, including a metro rail system, an airport, and a network of highways.</w:t>
      </w:r>
    </w:p>
    <w:p w14:paraId="7FD67898" w14:textId="77777777" w:rsidR="00D52F68" w:rsidRDefault="00D52F68" w:rsidP="00860023">
      <w:pPr>
        <w:pStyle w:val="ListParagraph"/>
        <w:numPr>
          <w:ilvl w:val="1"/>
          <w:numId w:val="1"/>
        </w:numPr>
      </w:pPr>
      <w:r>
        <w:t xml:space="preserve">Kolkata is a major commercial and industrial </w:t>
      </w:r>
      <w:proofErr w:type="spellStart"/>
      <w:r>
        <w:t>center</w:t>
      </w:r>
      <w:proofErr w:type="spellEnd"/>
      <w:r>
        <w:t>, with a diversified economy that includes manufacturing, IT, and tourism.</w:t>
      </w:r>
    </w:p>
    <w:p w14:paraId="1C431232" w14:textId="4A130E54" w:rsidR="00FE02BF" w:rsidRDefault="00AD61C7" w:rsidP="00860023">
      <w:pPr>
        <w:pStyle w:val="ListParagraph"/>
        <w:numPr>
          <w:ilvl w:val="0"/>
          <w:numId w:val="1"/>
        </w:numPr>
      </w:pPr>
      <w:r>
        <w:t>Mumbai</w:t>
      </w:r>
      <w:r w:rsidR="003C1BA7">
        <w:t xml:space="preserve"> </w:t>
      </w:r>
      <w:r w:rsidR="003C1BA7" w:rsidRPr="003C1BA7">
        <w:t>(Barb, 2023-07-29)</w:t>
      </w:r>
    </w:p>
    <w:p w14:paraId="67F86973" w14:textId="77777777" w:rsidR="003E3B96" w:rsidRDefault="003E3B96" w:rsidP="00860023">
      <w:pPr>
        <w:pStyle w:val="ListParagraph"/>
        <w:numPr>
          <w:ilvl w:val="1"/>
          <w:numId w:val="1"/>
        </w:numPr>
      </w:pPr>
      <w:r>
        <w:t>The Mumbai Metro Rail system, which was inaugurated in 2014, is one of the largest and most modern metro systems in India.</w:t>
      </w:r>
    </w:p>
    <w:p w14:paraId="4F6E4B23" w14:textId="77777777" w:rsidR="003E3B96" w:rsidRDefault="003E3B96" w:rsidP="00860023">
      <w:pPr>
        <w:pStyle w:val="ListParagraph"/>
        <w:numPr>
          <w:ilvl w:val="1"/>
          <w:numId w:val="1"/>
        </w:numPr>
      </w:pPr>
      <w:r>
        <w:t>The Mumbai Port is one of the largest ports in India, and it is a major hub for trade and commerce.</w:t>
      </w:r>
    </w:p>
    <w:p w14:paraId="7FBF32C3" w14:textId="77777777" w:rsidR="003E3B96" w:rsidRDefault="003E3B96" w:rsidP="00860023">
      <w:pPr>
        <w:pStyle w:val="ListParagraph"/>
        <w:numPr>
          <w:ilvl w:val="1"/>
          <w:numId w:val="1"/>
        </w:numPr>
      </w:pPr>
      <w:r>
        <w:t xml:space="preserve">The IT sector in Mumbai is growing rapidly, and the city is now home to </w:t>
      </w:r>
      <w:proofErr w:type="gramStart"/>
      <w:r>
        <w:t>a number of</w:t>
      </w:r>
      <w:proofErr w:type="gramEnd"/>
      <w:r>
        <w:t xml:space="preserve"> multinational IT companies.</w:t>
      </w:r>
    </w:p>
    <w:p w14:paraId="650B5EFE" w14:textId="77777777" w:rsidR="003E3B96" w:rsidRDefault="003E3B96" w:rsidP="00860023">
      <w:pPr>
        <w:pStyle w:val="ListParagraph"/>
        <w:numPr>
          <w:ilvl w:val="1"/>
          <w:numId w:val="1"/>
        </w:numPr>
      </w:pPr>
      <w:r>
        <w:t>The tourism industry in Mumbai is also growing, and the city is a popular destination for both domestic and international tourists.</w:t>
      </w:r>
    </w:p>
    <w:p w14:paraId="2020AB92" w14:textId="300EC31E" w:rsidR="00C8396D" w:rsidRDefault="00EC55ED" w:rsidP="00860023">
      <w:r>
        <w:tab/>
      </w:r>
      <w:r w:rsidR="00E170D9">
        <w:t xml:space="preserve">As can be seen and assumed of, is that all the 6 cities collected based on, in the dataset are, and can be considered as quite of a </w:t>
      </w:r>
      <w:r w:rsidR="00A86466">
        <w:t>developed city</w:t>
      </w:r>
      <w:r w:rsidR="006632B2">
        <w:t xml:space="preserve">. With the vision and mindset of a developed city, </w:t>
      </w:r>
      <w:r w:rsidR="00A73FF3">
        <w:t xml:space="preserve">a </w:t>
      </w:r>
      <w:r w:rsidR="00B85087">
        <w:t xml:space="preserve">critical situational point of view </w:t>
      </w:r>
      <w:r w:rsidR="00A73FF3">
        <w:t xml:space="preserve">&amp; consideration </w:t>
      </w:r>
      <w:r w:rsidR="00B85087">
        <w:t>was taken</w:t>
      </w:r>
      <w:r w:rsidR="00A73FF3">
        <w:t xml:space="preserve">. </w:t>
      </w:r>
      <w:r w:rsidR="00E1621C">
        <w:t>Therefore</w:t>
      </w:r>
      <w:r w:rsidR="0028388C">
        <w:t>,</w:t>
      </w:r>
      <w:r w:rsidR="00E1621C">
        <w:t xml:space="preserve"> in the state of the standpoint taken in this </w:t>
      </w:r>
      <w:r w:rsidR="005D2EAC">
        <w:t xml:space="preserve">project, consideration of that in a developed city, there will be many </w:t>
      </w:r>
      <w:r w:rsidR="00E009A2">
        <w:t xml:space="preserve">of the houses </w:t>
      </w:r>
      <w:r w:rsidR="009A1E28">
        <w:t>of</w:t>
      </w:r>
      <w:r w:rsidR="00E009A2">
        <w:t xml:space="preserve"> different size, however</w:t>
      </w:r>
      <w:r w:rsidR="009A1E28">
        <w:t>,</w:t>
      </w:r>
      <w:r w:rsidR="00E009A2">
        <w:t xml:space="preserve"> because a developed city </w:t>
      </w:r>
      <w:r w:rsidR="00A40E2E">
        <w:t>tends</w:t>
      </w:r>
      <w:r w:rsidR="00E009A2">
        <w:t xml:space="preserve"> to </w:t>
      </w:r>
      <w:r w:rsidR="004B6C2C">
        <w:t>interest</w:t>
      </w:r>
      <w:r w:rsidR="00E009A2">
        <w:t xml:space="preserve"> much more </w:t>
      </w:r>
      <w:r w:rsidR="004B6C2C">
        <w:t>of</w:t>
      </w:r>
      <w:r w:rsidR="00E009A2">
        <w:t xml:space="preserve"> bachelor </w:t>
      </w:r>
      <w:r w:rsidR="004B6C2C">
        <w:t>tenants</w:t>
      </w:r>
      <w:r w:rsidR="00E009A2">
        <w:t xml:space="preserve"> </w:t>
      </w:r>
      <w:r w:rsidR="009A1E28">
        <w:t xml:space="preserve">compared to </w:t>
      </w:r>
      <w:r w:rsidR="00A40E2E">
        <w:t xml:space="preserve">a </w:t>
      </w:r>
      <w:proofErr w:type="gramStart"/>
      <w:r w:rsidR="009A1E28">
        <w:t>family</w:t>
      </w:r>
      <w:r w:rsidR="004B6C2C">
        <w:t xml:space="preserve"> tenants</w:t>
      </w:r>
      <w:proofErr w:type="gramEnd"/>
      <w:r w:rsidR="009A1E28">
        <w:t xml:space="preserve"> </w:t>
      </w:r>
      <w:r w:rsidR="001C2A52">
        <w:t xml:space="preserve">due to a higher employability </w:t>
      </w:r>
      <w:r w:rsidR="009A1E28">
        <w:t xml:space="preserve">and </w:t>
      </w:r>
      <w:r w:rsidR="00A40E2E">
        <w:t xml:space="preserve">busier lifestyle. </w:t>
      </w:r>
      <w:proofErr w:type="gramStart"/>
      <w:r w:rsidR="00D53177">
        <w:t>Also</w:t>
      </w:r>
      <w:proofErr w:type="gramEnd"/>
      <w:r w:rsidR="00D53177">
        <w:t xml:space="preserve"> in consideration of that bachelor tenants do and does of more prefer on a smaller house size for the lower </w:t>
      </w:r>
      <w:r w:rsidR="00F356AD">
        <w:t xml:space="preserve">rent </w:t>
      </w:r>
      <w:r w:rsidR="00D53177">
        <w:t xml:space="preserve">price, </w:t>
      </w:r>
      <w:r w:rsidR="00F356AD">
        <w:t xml:space="preserve">smaller space </w:t>
      </w:r>
      <w:r w:rsidR="00F41CF6">
        <w:t>to maintain</w:t>
      </w:r>
      <w:r w:rsidR="00F356AD">
        <w:t>,</w:t>
      </w:r>
      <w:r w:rsidR="00F41CF6">
        <w:t xml:space="preserve"> and also the monthly bill</w:t>
      </w:r>
      <w:r w:rsidR="00F356AD">
        <w:t xml:space="preserve"> </w:t>
      </w:r>
      <w:r w:rsidR="00F41CF6">
        <w:t>&amp; maintenance</w:t>
      </w:r>
      <w:r w:rsidR="00504FD4">
        <w:t>.</w:t>
      </w:r>
      <w:r w:rsidR="00543209">
        <w:t xml:space="preserve"> </w:t>
      </w:r>
    </w:p>
    <w:p w14:paraId="1DADF20A" w14:textId="416030DD" w:rsidR="00704D91" w:rsidRDefault="00EC55ED" w:rsidP="00860023">
      <w:r>
        <w:lastRenderedPageBreak/>
        <w:tab/>
      </w:r>
      <w:r w:rsidR="00A40E2E">
        <w:t xml:space="preserve">Hence, </w:t>
      </w:r>
      <w:r w:rsidR="00CC4884">
        <w:t xml:space="preserve">the hypothesis was made up of that smaller size </w:t>
      </w:r>
      <w:r w:rsidR="004D3CA4">
        <w:t xml:space="preserve">furnished </w:t>
      </w:r>
      <w:r w:rsidR="00CC4884">
        <w:t xml:space="preserve">houses </w:t>
      </w:r>
      <w:r w:rsidR="00C8396D">
        <w:t xml:space="preserve">can be </w:t>
      </w:r>
      <w:r w:rsidR="005400EC">
        <w:t xml:space="preserve">rent out at a </w:t>
      </w:r>
      <w:r w:rsidR="00C8396D">
        <w:t xml:space="preserve">more of </w:t>
      </w:r>
      <w:r w:rsidR="005400EC">
        <w:t>a profit price in conjunction to bigger house size.</w:t>
      </w:r>
    </w:p>
    <w:p w14:paraId="3E9FCB19" w14:textId="357A8E08" w:rsidR="419FA254" w:rsidRDefault="00EC55ED" w:rsidP="006B39E1">
      <w:r>
        <w:tab/>
      </w:r>
      <w:r w:rsidR="00BA796B">
        <w:t>S</w:t>
      </w:r>
      <w:r w:rsidR="00AA5099">
        <w:t xml:space="preserve">upporting on the </w:t>
      </w:r>
      <w:r w:rsidR="009E654D">
        <w:t>‘more of a profit for smaller size house’ is that there will be more demand for small</w:t>
      </w:r>
      <w:r w:rsidR="003A66A1">
        <w:t>er size house as discussed</w:t>
      </w:r>
      <w:r w:rsidR="00D02A41">
        <w:t>, the additional support from ‘furnished</w:t>
      </w:r>
      <w:r w:rsidR="004D3CA4">
        <w:t xml:space="preserve"> house</w:t>
      </w:r>
      <w:r w:rsidR="00D02A41">
        <w:t>’</w:t>
      </w:r>
      <w:r w:rsidR="004D3CA4">
        <w:t xml:space="preserve"> is of </w:t>
      </w:r>
      <w:r w:rsidR="004C265A">
        <w:t xml:space="preserve">most of this </w:t>
      </w:r>
      <w:r w:rsidR="004D3CA4">
        <w:t xml:space="preserve">bachelor tenant will prefer </w:t>
      </w:r>
      <w:r w:rsidR="004C265A">
        <w:t xml:space="preserve">a readily </w:t>
      </w:r>
      <w:r w:rsidR="00704D91">
        <w:t>liveable environment house.</w:t>
      </w:r>
    </w:p>
    <w:p w14:paraId="3CFD5ECB" w14:textId="77777777" w:rsidR="006B39E1" w:rsidRDefault="006B39E1" w:rsidP="006B39E1"/>
    <w:p w14:paraId="6A4B76CA" w14:textId="6585231B" w:rsidR="5EC8FBBF" w:rsidRPr="006B39E1" w:rsidRDefault="74D15661" w:rsidP="006B39E1">
      <w:pPr>
        <w:pStyle w:val="Heading1"/>
        <w:rPr>
          <w:rFonts w:ascii="Times New Roman" w:eastAsia="Times New Roman" w:hAnsi="Times New Roman" w:cs="Times New Roman"/>
        </w:rPr>
      </w:pPr>
      <w:bookmarkStart w:id="13" w:name="_Toc885126584"/>
      <w:bookmarkStart w:id="14" w:name="_Toc144127752"/>
      <w:bookmarkStart w:id="15" w:name="_Toc55857288"/>
      <w:bookmarkStart w:id="16" w:name="_Toc144493686"/>
      <w:r w:rsidRPr="3B50E0E1">
        <w:rPr>
          <w:rFonts w:ascii="Times New Roman" w:eastAsia="Times New Roman" w:hAnsi="Times New Roman" w:cs="Times New Roman"/>
        </w:rPr>
        <w:t>Additional Features</w:t>
      </w:r>
      <w:bookmarkEnd w:id="13"/>
      <w:bookmarkEnd w:id="14"/>
      <w:bookmarkEnd w:id="15"/>
      <w:bookmarkEnd w:id="16"/>
    </w:p>
    <w:p w14:paraId="73D5C7ED" w14:textId="762EA80D" w:rsidR="006B39E1" w:rsidRDefault="006B39E1" w:rsidP="006B39E1">
      <w:pPr>
        <w:pStyle w:val="ListParagraph"/>
        <w:numPr>
          <w:ilvl w:val="0"/>
          <w:numId w:val="31"/>
        </w:numPr>
      </w:pPr>
      <w:proofErr w:type="spellStart"/>
      <w:r>
        <w:t>theme_</w:t>
      </w:r>
      <w:proofErr w:type="gramStart"/>
      <w:r>
        <w:t>minimal</w:t>
      </w:r>
      <w:proofErr w:type="spellEnd"/>
      <w:r>
        <w:t>(</w:t>
      </w:r>
      <w:proofErr w:type="gramEnd"/>
      <w:r>
        <w:t>): An R function in ggplot2 for applying a clean, minimal theme to plots.</w:t>
      </w:r>
    </w:p>
    <w:p w14:paraId="6E1A79E5" w14:textId="4D949744" w:rsidR="006B39E1" w:rsidRDefault="006B39E1" w:rsidP="006B39E1">
      <w:pPr>
        <w:pStyle w:val="ListParagraph"/>
        <w:numPr>
          <w:ilvl w:val="0"/>
          <w:numId w:val="31"/>
        </w:numPr>
      </w:pPr>
      <w:proofErr w:type="spellStart"/>
      <w:r>
        <w:t>anova_result</w:t>
      </w:r>
      <w:proofErr w:type="spellEnd"/>
      <w:r>
        <w:t>: Outcome of an ANOVA test, used for comparing means across multiple groups.</w:t>
      </w:r>
    </w:p>
    <w:p w14:paraId="429F0E69" w14:textId="57F03C8C" w:rsidR="006B39E1" w:rsidRDefault="006B39E1" w:rsidP="006B39E1">
      <w:pPr>
        <w:pStyle w:val="ListParagraph"/>
        <w:numPr>
          <w:ilvl w:val="0"/>
          <w:numId w:val="31"/>
        </w:numPr>
      </w:pPr>
      <w:proofErr w:type="spellStart"/>
      <w:r>
        <w:t>Tukey_result</w:t>
      </w:r>
      <w:proofErr w:type="spellEnd"/>
      <w:r>
        <w:t>: Results of Tukey's HSD test, a post-ANOVA analysis to find which group means differ significantly.</w:t>
      </w:r>
    </w:p>
    <w:p w14:paraId="5F276885" w14:textId="10411F3F" w:rsidR="006B39E1" w:rsidRDefault="006B39E1" w:rsidP="006B39E1">
      <w:pPr>
        <w:pStyle w:val="ListParagraph"/>
        <w:numPr>
          <w:ilvl w:val="0"/>
          <w:numId w:val="31"/>
        </w:numPr>
      </w:pPr>
      <w:proofErr w:type="spellStart"/>
      <w:r>
        <w:t>Scale_fill_discrete</w:t>
      </w:r>
      <w:proofErr w:type="spellEnd"/>
      <w:r>
        <w:t xml:space="preserve">: ggplot2 function for customizing </w:t>
      </w:r>
      <w:proofErr w:type="spellStart"/>
      <w:r>
        <w:t>colors</w:t>
      </w:r>
      <w:proofErr w:type="spellEnd"/>
      <w:r>
        <w:t xml:space="preserve"> of discrete variables in plots.</w:t>
      </w:r>
    </w:p>
    <w:p w14:paraId="3E4F278F" w14:textId="2F03D892" w:rsidR="006B39E1" w:rsidRDefault="006B39E1" w:rsidP="006B39E1">
      <w:pPr>
        <w:pStyle w:val="ListParagraph"/>
        <w:numPr>
          <w:ilvl w:val="0"/>
          <w:numId w:val="31"/>
        </w:numPr>
      </w:pPr>
      <w:r>
        <w:t>%&gt;%: The pipe operator in R, used for chaining sequences of operations.</w:t>
      </w:r>
    </w:p>
    <w:p w14:paraId="01BD8532" w14:textId="73CE83EF" w:rsidR="006B39E1" w:rsidRDefault="006B39E1" w:rsidP="006B39E1">
      <w:pPr>
        <w:pStyle w:val="ListParagraph"/>
        <w:numPr>
          <w:ilvl w:val="0"/>
          <w:numId w:val="31"/>
        </w:numPr>
      </w:pPr>
      <w:proofErr w:type="gramStart"/>
      <w:r>
        <w:t>mutate(</w:t>
      </w:r>
      <w:proofErr w:type="gramEnd"/>
      <w:r>
        <w:t xml:space="preserve">): An R function in </w:t>
      </w:r>
      <w:proofErr w:type="spellStart"/>
      <w:r>
        <w:t>dplyr</w:t>
      </w:r>
      <w:proofErr w:type="spellEnd"/>
      <w:r>
        <w:t xml:space="preserve"> for creating or modifying columns in a data frame.</w:t>
      </w:r>
    </w:p>
    <w:p w14:paraId="773802CC" w14:textId="3D309D84" w:rsidR="006B39E1" w:rsidRDefault="006B39E1" w:rsidP="006B39E1">
      <w:pPr>
        <w:pStyle w:val="ListParagraph"/>
        <w:numPr>
          <w:ilvl w:val="0"/>
          <w:numId w:val="31"/>
        </w:numPr>
      </w:pPr>
      <w:proofErr w:type="spellStart"/>
      <w:r>
        <w:t>Loess_Values</w:t>
      </w:r>
      <w:proofErr w:type="spellEnd"/>
      <w:r>
        <w:t>: Output from LOESS regression, used for scatterplot smoothing.</w:t>
      </w:r>
    </w:p>
    <w:p w14:paraId="63CA4DB5" w14:textId="60A33510" w:rsidR="006B39E1" w:rsidRDefault="006B39E1" w:rsidP="006B39E1">
      <w:pPr>
        <w:pStyle w:val="ListParagraph"/>
        <w:numPr>
          <w:ilvl w:val="0"/>
          <w:numId w:val="31"/>
        </w:numPr>
      </w:pPr>
      <w:proofErr w:type="spellStart"/>
      <w:r>
        <w:t>cor_matrix</w:t>
      </w:r>
      <w:proofErr w:type="spellEnd"/>
      <w:r>
        <w:t>: A table showing correlation coefficients between variables.</w:t>
      </w:r>
    </w:p>
    <w:p w14:paraId="72063AD8" w14:textId="63140433" w:rsidR="79886FE3" w:rsidRDefault="006B39E1" w:rsidP="006B39E1">
      <w:pPr>
        <w:pStyle w:val="ListParagraph"/>
        <w:numPr>
          <w:ilvl w:val="0"/>
          <w:numId w:val="31"/>
        </w:numPr>
      </w:pPr>
      <w:proofErr w:type="spellStart"/>
      <w:r>
        <w:t>lm_model</w:t>
      </w:r>
      <w:proofErr w:type="spellEnd"/>
      <w:r>
        <w:t>: A linear model in statistics, used to understand relationships between variables.</w:t>
      </w:r>
    </w:p>
    <w:p w14:paraId="64991451" w14:textId="1B1E92EE" w:rsidR="79886FE3" w:rsidRDefault="79886FE3" w:rsidP="79886FE3"/>
    <w:p w14:paraId="5E1E8A85" w14:textId="77777777" w:rsidR="006B39E1" w:rsidRDefault="006B39E1" w:rsidP="00EB71E4">
      <w:pPr>
        <w:pStyle w:val="NoSpacing"/>
        <w:spacing w:line="360" w:lineRule="auto"/>
      </w:pPr>
    </w:p>
    <w:p w14:paraId="357DB61B" w14:textId="77777777" w:rsidR="006B39E1" w:rsidRDefault="006B39E1" w:rsidP="00EB71E4">
      <w:pPr>
        <w:pStyle w:val="NoSpacing"/>
        <w:spacing w:line="360" w:lineRule="auto"/>
      </w:pPr>
    </w:p>
    <w:p w14:paraId="1C9305B7" w14:textId="2FEA314C" w:rsidR="66FDF895" w:rsidRPr="00EB71E4" w:rsidRDefault="00363F54" w:rsidP="00307F9D">
      <w:pPr>
        <w:pStyle w:val="Heading1"/>
        <w:rPr>
          <w:rFonts w:ascii="Times New Roman" w:hAnsi="Times New Roman" w:cs="Times New Roman"/>
        </w:rPr>
      </w:pPr>
      <w:bookmarkStart w:id="17" w:name="_Toc7592367"/>
      <w:bookmarkStart w:id="18" w:name="_Toc144127753"/>
      <w:bookmarkStart w:id="19" w:name="_Toc101342098"/>
      <w:bookmarkStart w:id="20" w:name="_Toc144493687"/>
      <w:r w:rsidRPr="00EB71E4">
        <w:rPr>
          <w:rFonts w:ascii="Times New Roman" w:hAnsi="Times New Roman" w:cs="Times New Roman"/>
        </w:rPr>
        <w:t>Data preparation</w:t>
      </w:r>
      <w:bookmarkEnd w:id="17"/>
      <w:bookmarkEnd w:id="18"/>
      <w:bookmarkEnd w:id="19"/>
      <w:bookmarkEnd w:id="20"/>
    </w:p>
    <w:p w14:paraId="2B14D4BF" w14:textId="193F37A1" w:rsidR="00EB71E4" w:rsidRPr="00EB71E4" w:rsidRDefault="00C10D5D" w:rsidP="00EB71E4">
      <w:pPr>
        <w:pStyle w:val="NoSpacing"/>
        <w:spacing w:line="360" w:lineRule="auto"/>
      </w:pPr>
      <w:r>
        <w:tab/>
      </w:r>
      <w:r w:rsidR="00EB71E4" w:rsidRPr="00EB71E4">
        <w:t xml:space="preserve">There is essential setup work to be done before we can begin evaluating the house rent dataset. We'll search for unusual data and values that are absent. Inconsistencies or differences will be fixed, especially when it comes to factors like rent and property size, to make sure the results are accurate. To further our understanding, we could even come up with some new data. Finally, the data will be sorted so that it may be easily </w:t>
      </w:r>
      <w:proofErr w:type="spellStart"/>
      <w:r w:rsidR="00EB71E4" w:rsidRPr="00EB71E4">
        <w:t>analyzed</w:t>
      </w:r>
      <w:proofErr w:type="spellEnd"/>
      <w:r w:rsidR="00EB71E4" w:rsidRPr="00EB71E4">
        <w:t xml:space="preserve"> and tested. With this configuration, we can be certain that our research is reliable and that we will have every feature necessary to investigate how various property qualities affect rental decisions, giving property owners valuable information for wise decision-making.</w:t>
      </w:r>
    </w:p>
    <w:p w14:paraId="2096B5E9" w14:textId="77777777" w:rsidR="00EB71E4" w:rsidRPr="00EB71E4" w:rsidRDefault="00EB71E4" w:rsidP="00EB71E4">
      <w:pPr>
        <w:pStyle w:val="NoSpacing"/>
        <w:spacing w:line="360" w:lineRule="auto"/>
      </w:pPr>
    </w:p>
    <w:p w14:paraId="13B05920" w14:textId="2FEA314C" w:rsidR="00116D33" w:rsidRPr="00EB71E4" w:rsidRDefault="009705A8" w:rsidP="009705A8">
      <w:pPr>
        <w:pStyle w:val="Heading2"/>
        <w:rPr>
          <w:rFonts w:ascii="Times New Roman" w:hAnsi="Times New Roman" w:cs="Times New Roman"/>
        </w:rPr>
      </w:pPr>
      <w:bookmarkStart w:id="21" w:name="_Toc334263494"/>
      <w:bookmarkStart w:id="22" w:name="_Toc144127754"/>
      <w:bookmarkStart w:id="23" w:name="_Toc86881571"/>
      <w:bookmarkStart w:id="24" w:name="_Toc144493688"/>
      <w:r w:rsidRPr="00EB71E4">
        <w:rPr>
          <w:rFonts w:ascii="Times New Roman" w:hAnsi="Times New Roman" w:cs="Times New Roman"/>
        </w:rPr>
        <w:lastRenderedPageBreak/>
        <w:t>Data import</w:t>
      </w:r>
      <w:bookmarkEnd w:id="21"/>
      <w:bookmarkEnd w:id="22"/>
      <w:bookmarkEnd w:id="23"/>
      <w:bookmarkEnd w:id="24"/>
    </w:p>
    <w:p w14:paraId="58FD2DB5" w14:textId="59CB4FDF" w:rsidR="66FDF895" w:rsidRDefault="00CC33C7" w:rsidP="005C5068">
      <w:r w:rsidRPr="00CC33C7">
        <w:rPr>
          <w:noProof/>
        </w:rPr>
        <w:drawing>
          <wp:inline distT="0" distB="0" distL="0" distR="0" wp14:anchorId="464D68A5" wp14:editId="22B45B55">
            <wp:extent cx="3820058" cy="933580"/>
            <wp:effectExtent l="0" t="0" r="9525" b="0"/>
            <wp:docPr id="764166532" name="Picture 764166532"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66532" name="Picture 1" descr="A computer code with text&#10;&#10;Description automatically generated with medium confidence"/>
                    <pic:cNvPicPr/>
                  </pic:nvPicPr>
                  <pic:blipFill>
                    <a:blip r:embed="rId9"/>
                    <a:stretch>
                      <a:fillRect/>
                    </a:stretch>
                  </pic:blipFill>
                  <pic:spPr>
                    <a:xfrm>
                      <a:off x="0" y="0"/>
                      <a:ext cx="3820058" cy="933580"/>
                    </a:xfrm>
                    <a:prstGeom prst="rect">
                      <a:avLst/>
                    </a:prstGeom>
                  </pic:spPr>
                </pic:pic>
              </a:graphicData>
            </a:graphic>
          </wp:inline>
        </w:drawing>
      </w:r>
    </w:p>
    <w:p w14:paraId="127F063E" w14:textId="5005318C" w:rsidR="004867AA" w:rsidRDefault="001D10F9" w:rsidP="005C5068">
      <w:r>
        <w:t xml:space="preserve">The dataset that was presented to us </w:t>
      </w:r>
      <w:r w:rsidR="009E3387">
        <w:t>was in the file format of .csv (comma</w:t>
      </w:r>
      <w:r w:rsidR="0040500A">
        <w:t>-</w:t>
      </w:r>
      <w:r w:rsidR="009E3387">
        <w:t>separated values)</w:t>
      </w:r>
      <w:r w:rsidR="0040500A">
        <w:t>. Therefore</w:t>
      </w:r>
      <w:r w:rsidR="00A139D7" w:rsidRPr="00EB71E4">
        <w:t>,</w:t>
      </w:r>
      <w:r w:rsidR="0040500A">
        <w:t xml:space="preserve"> a function of R was called to read the </w:t>
      </w:r>
      <w:r w:rsidR="00907536">
        <w:t>data values from the csv dataset.</w:t>
      </w:r>
    </w:p>
    <w:p w14:paraId="32C26A90" w14:textId="6F4E7ABA" w:rsidR="001E59E3" w:rsidRDefault="001E59E3" w:rsidP="005C5068">
      <w:r w:rsidRPr="001E59E3">
        <w:rPr>
          <w:noProof/>
        </w:rPr>
        <w:drawing>
          <wp:inline distT="0" distB="0" distL="0" distR="0" wp14:anchorId="30C7154D" wp14:editId="6088FBD2">
            <wp:extent cx="1493649" cy="381033"/>
            <wp:effectExtent l="0" t="0" r="0" b="0"/>
            <wp:docPr id="1132318029" name="Picture 1132318029"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18029" name="Picture 1" descr="A close up of a number&#10;&#10;Description automatically generated"/>
                    <pic:cNvPicPr/>
                  </pic:nvPicPr>
                  <pic:blipFill>
                    <a:blip r:embed="rId10"/>
                    <a:stretch>
                      <a:fillRect/>
                    </a:stretch>
                  </pic:blipFill>
                  <pic:spPr>
                    <a:xfrm>
                      <a:off x="0" y="0"/>
                      <a:ext cx="1493649" cy="381033"/>
                    </a:xfrm>
                    <a:prstGeom prst="rect">
                      <a:avLst/>
                    </a:prstGeom>
                  </pic:spPr>
                </pic:pic>
              </a:graphicData>
            </a:graphic>
          </wp:inline>
        </w:drawing>
      </w:r>
    </w:p>
    <w:p w14:paraId="21A22803" w14:textId="70B9AFBF" w:rsidR="009178AF" w:rsidRDefault="00064D40" w:rsidP="005C5068">
      <w:r>
        <w:rPr>
          <w:noProof/>
        </w:rPr>
        <mc:AlternateContent>
          <mc:Choice Requires="wps">
            <w:drawing>
              <wp:anchor distT="0" distB="0" distL="114300" distR="114300" simplePos="0" relativeHeight="251658241" behindDoc="0" locked="0" layoutInCell="1" allowOverlap="1" wp14:anchorId="2D13E7A9" wp14:editId="00BD4912">
                <wp:simplePos x="0" y="0"/>
                <wp:positionH relativeFrom="margin">
                  <wp:posOffset>5371041</wp:posOffset>
                </wp:positionH>
                <wp:positionV relativeFrom="paragraph">
                  <wp:posOffset>493466</wp:posOffset>
                </wp:positionV>
                <wp:extent cx="2238375" cy="267970"/>
                <wp:effectExtent l="0" t="0" r="9525" b="0"/>
                <wp:wrapThrough wrapText="bothSides">
                  <wp:wrapPolygon edited="0">
                    <wp:start x="0" y="0"/>
                    <wp:lineTo x="0" y="19962"/>
                    <wp:lineTo x="21508" y="19962"/>
                    <wp:lineTo x="21508" y="0"/>
                    <wp:lineTo x="0" y="0"/>
                  </wp:wrapPolygon>
                </wp:wrapThrough>
                <wp:docPr id="983613083" name="Text Box 983613083"/>
                <wp:cNvGraphicFramePr/>
                <a:graphic xmlns:a="http://schemas.openxmlformats.org/drawingml/2006/main">
                  <a:graphicData uri="http://schemas.microsoft.com/office/word/2010/wordprocessingShape">
                    <wps:wsp>
                      <wps:cNvSpPr txBox="1"/>
                      <wps:spPr>
                        <a:xfrm>
                          <a:off x="0" y="0"/>
                          <a:ext cx="2238375" cy="267970"/>
                        </a:xfrm>
                        <a:prstGeom prst="rect">
                          <a:avLst/>
                        </a:prstGeom>
                        <a:solidFill>
                          <a:prstClr val="white"/>
                        </a:solidFill>
                        <a:ln>
                          <a:noFill/>
                        </a:ln>
                      </wps:spPr>
                      <wps:txbx>
                        <w:txbxContent>
                          <w:p w14:paraId="71AB1A0C" w14:textId="77777777" w:rsidR="008826E0" w:rsidRPr="004C0CF5" w:rsidRDefault="006D3097" w:rsidP="008826E0">
                            <w:pPr>
                              <w:pStyle w:val="Caption"/>
                              <w:jc w:val="center"/>
                              <w:rPr>
                                <w:sz w:val="36"/>
                                <w:szCs w:val="36"/>
                              </w:rPr>
                            </w:pPr>
                            <w:r>
                              <w:rPr>
                                <w:sz w:val="24"/>
                                <w:szCs w:val="24"/>
                              </w:rPr>
                              <w:t xml:space="preserve">Figure 1: </w:t>
                            </w:r>
                            <w:ins w:id="25" w:author="LIANG XIAO YI" w:date="2023-08-28T15:21:00Z">
                              <w:r w:rsidR="00326F05" w:rsidRPr="004C0CF5">
                                <w:rPr>
                                  <w:sz w:val="24"/>
                                  <w:szCs w:val="24"/>
                                </w:rPr>
                                <w:t xml:space="preserve"> </w:t>
                              </w:r>
                            </w:ins>
                            <w:r w:rsidR="004C0CF5" w:rsidRPr="004C0CF5">
                              <w:rPr>
                                <w:sz w:val="24"/>
                                <w:szCs w:val="24"/>
                              </w:rPr>
                              <w:t xml:space="preserve">Rent </w:t>
                            </w:r>
                            <w:r w:rsidR="008826E0" w:rsidRPr="004C0CF5">
                              <w:rPr>
                                <w:sz w:val="24"/>
                                <w:szCs w:val="24"/>
                              </w:rPr>
                              <w:t>(Before Clean</w:t>
                            </w:r>
                            <w:r w:rsidR="000D6BA1" w:rsidRPr="004C0CF5">
                              <w:rPr>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13E7A9" id="_x0000_t202" coordsize="21600,21600" o:spt="202" path="m,l,21600r21600,l21600,xe">
                <v:stroke joinstyle="miter"/>
                <v:path gradientshapeok="t" o:connecttype="rect"/>
              </v:shapetype>
              <v:shape id="Text Box 983613083" o:spid="_x0000_s1026" type="#_x0000_t202" style="position:absolute;left:0;text-align:left;margin-left:422.9pt;margin-top:38.85pt;width:176.25pt;height:21.1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" stroked="f">
                <v:textbox inset="0,0,0,0">
                  <w:txbxContent>
                    <w:p w14:paraId="71AB1A0C" w14:textId="77777777" w:rsidR="008826E0" w:rsidRPr="004C0CF5" w:rsidRDefault="006D3097" w:rsidP="008826E0">
                      <w:pPr>
                        <w:pStyle w:val="Caption"/>
                        <w:jc w:val="center"/>
                        <w:rPr>
                          <w:sz w:val="36"/>
                          <w:szCs w:val="36"/>
                        </w:rPr>
                      </w:pPr>
                      <w:r>
                        <w:rPr>
                          <w:sz w:val="24"/>
                          <w:szCs w:val="24"/>
                        </w:rPr>
                        <w:t xml:space="preserve">Figure 1: </w:t>
                      </w:r>
                      <w:ins w:id="26" w:author="LIANG XIAO YI" w:date="2023-08-28T15:21:00Z">
                        <w:r w:rsidR="00326F05" w:rsidRPr="004C0CF5">
                          <w:rPr>
                            <w:sz w:val="24"/>
                            <w:szCs w:val="24"/>
                          </w:rPr>
                          <w:t xml:space="preserve"> </w:t>
                        </w:r>
                      </w:ins>
                      <w:r w:rsidR="004C0CF5" w:rsidRPr="004C0CF5">
                        <w:rPr>
                          <w:sz w:val="24"/>
                          <w:szCs w:val="24"/>
                        </w:rPr>
                        <w:t xml:space="preserve">Rent </w:t>
                      </w:r>
                      <w:r w:rsidR="008826E0" w:rsidRPr="004C0CF5">
                        <w:rPr>
                          <w:sz w:val="24"/>
                          <w:szCs w:val="24"/>
                        </w:rPr>
                        <w:t>(Before Clean</w:t>
                      </w:r>
                      <w:r w:rsidR="000D6BA1" w:rsidRPr="004C0CF5">
                        <w:rPr>
                          <w:sz w:val="24"/>
                          <w:szCs w:val="24"/>
                        </w:rPr>
                        <w:t>)</w:t>
                      </w:r>
                    </w:p>
                  </w:txbxContent>
                </v:textbox>
                <w10:wrap type="through" anchorx="margin"/>
              </v:shape>
            </w:pict>
          </mc:Fallback>
        </mc:AlternateContent>
      </w:r>
      <w:r w:rsidR="001E59E3">
        <w:t xml:space="preserve">Seeable from the </w:t>
      </w:r>
      <w:r w:rsidR="008F7663">
        <w:t xml:space="preserve">dataset, that this dataset </w:t>
      </w:r>
      <w:r w:rsidR="007703BC">
        <w:t>contains</w:t>
      </w:r>
      <w:r w:rsidR="008F7663">
        <w:t xml:space="preserve"> a total of</w:t>
      </w:r>
      <w:r w:rsidR="00C103DF">
        <w:t xml:space="preserve"> 4746 rows and 12 columns.</w:t>
      </w:r>
    </w:p>
    <w:p w14:paraId="5F09FAFC" w14:textId="7EBC9298" w:rsidR="00FC29E7" w:rsidRDefault="00FC29E7" w:rsidP="009B7E14">
      <w:pPr>
        <w:pStyle w:val="NoSpacing"/>
        <w:spacing w:line="360" w:lineRule="auto"/>
      </w:pPr>
      <w:r w:rsidRPr="00FC29E7">
        <w:rPr>
          <w:noProof/>
        </w:rPr>
        <w:drawing>
          <wp:inline distT="0" distB="0" distL="0" distR="0" wp14:anchorId="3B1DF14D" wp14:editId="06BEF2D7">
            <wp:extent cx="4982270" cy="800212"/>
            <wp:effectExtent l="0" t="0" r="0" b="0"/>
            <wp:docPr id="1874386199" name="Picture 187438619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86199" name="Picture 1" descr="A black text on a white background&#10;&#10;Description automatically generated"/>
                    <pic:cNvPicPr/>
                  </pic:nvPicPr>
                  <pic:blipFill>
                    <a:blip r:embed="rId11"/>
                    <a:stretch>
                      <a:fillRect/>
                    </a:stretch>
                  </pic:blipFill>
                  <pic:spPr>
                    <a:xfrm>
                      <a:off x="0" y="0"/>
                      <a:ext cx="4982270" cy="800212"/>
                    </a:xfrm>
                    <a:prstGeom prst="rect">
                      <a:avLst/>
                    </a:prstGeom>
                  </pic:spPr>
                </pic:pic>
              </a:graphicData>
            </a:graphic>
          </wp:inline>
        </w:drawing>
      </w:r>
    </w:p>
    <w:p w14:paraId="0224B6CE" w14:textId="01D1034F" w:rsidR="00FC29E7" w:rsidRDefault="004F76EF" w:rsidP="009B7E14">
      <w:pPr>
        <w:pStyle w:val="NoSpacing"/>
        <w:spacing w:line="360" w:lineRule="auto"/>
      </w:pPr>
      <w:r>
        <w:t xml:space="preserve">The dataset </w:t>
      </w:r>
      <w:r w:rsidR="00D45290" w:rsidRPr="00D45290">
        <w:t xml:space="preserve">examines the dimensions and column names of the dataset. </w:t>
      </w:r>
      <w:r w:rsidR="00F004C8">
        <w:t>E</w:t>
      </w:r>
      <w:r w:rsidR="00F004C8" w:rsidRPr="00F004C8">
        <w:t>ach representing a specific attribute related to the houses available for rent. These attributes include "</w:t>
      </w:r>
      <w:proofErr w:type="spellStart"/>
      <w:r w:rsidR="00F004C8" w:rsidRPr="00F004C8">
        <w:t>Posted.On</w:t>
      </w:r>
      <w:proofErr w:type="spellEnd"/>
      <w:r w:rsidR="00F004C8" w:rsidRPr="00F004C8">
        <w:t>," "BHK", "Rent”, "Size</w:t>
      </w:r>
      <w:r w:rsidR="005E78A6" w:rsidRPr="00F004C8">
        <w:t>”,</w:t>
      </w:r>
      <w:r w:rsidR="00F004C8" w:rsidRPr="00F004C8">
        <w:t xml:space="preserve"> "Floor</w:t>
      </w:r>
      <w:proofErr w:type="gramStart"/>
      <w:r w:rsidR="00F004C8" w:rsidRPr="00F004C8">
        <w:t>" ,</w:t>
      </w:r>
      <w:proofErr w:type="gramEnd"/>
      <w:r w:rsidR="00F004C8" w:rsidRPr="00F004C8">
        <w:t xml:space="preserve"> "</w:t>
      </w:r>
      <w:proofErr w:type="spellStart"/>
      <w:r w:rsidR="00F004C8" w:rsidRPr="00F004C8">
        <w:t>Area.Type</w:t>
      </w:r>
      <w:proofErr w:type="spellEnd"/>
      <w:r w:rsidR="00F004C8" w:rsidRPr="00F004C8">
        <w:t>" , "</w:t>
      </w:r>
      <w:proofErr w:type="spellStart"/>
      <w:r w:rsidR="00F004C8" w:rsidRPr="00F004C8">
        <w:t>Area.Locality</w:t>
      </w:r>
      <w:proofErr w:type="spellEnd"/>
      <w:r w:rsidR="00F004C8" w:rsidRPr="00F004C8">
        <w:t>", "City," "</w:t>
      </w:r>
      <w:proofErr w:type="spellStart"/>
      <w:r w:rsidR="00F004C8" w:rsidRPr="00F004C8">
        <w:t>Furnishing.Status</w:t>
      </w:r>
      <w:proofErr w:type="spellEnd"/>
      <w:r w:rsidR="00F004C8" w:rsidRPr="00F004C8">
        <w:t>", "</w:t>
      </w:r>
      <w:proofErr w:type="spellStart"/>
      <w:r w:rsidR="00F004C8" w:rsidRPr="00F004C8">
        <w:t>Tenant.Preferred</w:t>
      </w:r>
      <w:proofErr w:type="spellEnd"/>
      <w:r w:rsidR="00F004C8" w:rsidRPr="00F004C8">
        <w:t>", "Bathroom", and "</w:t>
      </w:r>
      <w:proofErr w:type="spellStart"/>
      <w:r w:rsidR="00F004C8" w:rsidRPr="00F004C8">
        <w:t>Point.of.Contact</w:t>
      </w:r>
      <w:proofErr w:type="spellEnd"/>
      <w:r w:rsidR="00F004C8" w:rsidRPr="00F004C8">
        <w:t>" .</w:t>
      </w:r>
    </w:p>
    <w:p w14:paraId="46C928BE" w14:textId="77777777" w:rsidR="00FC29E7" w:rsidRDefault="00FC29E7" w:rsidP="009B7E14">
      <w:pPr>
        <w:pStyle w:val="NoSpacing"/>
        <w:spacing w:line="360" w:lineRule="auto"/>
      </w:pPr>
    </w:p>
    <w:p w14:paraId="06AB629F" w14:textId="4672F7BF" w:rsidR="001B500C" w:rsidRDefault="001F50C1" w:rsidP="009B7E14">
      <w:pPr>
        <w:pStyle w:val="NoSpacing"/>
        <w:spacing w:line="360" w:lineRule="auto"/>
      </w:pPr>
      <w:r w:rsidRPr="001F50C1">
        <w:rPr>
          <w:noProof/>
        </w:rPr>
        <w:drawing>
          <wp:inline distT="0" distB="0" distL="0" distR="0" wp14:anchorId="1ED29453" wp14:editId="0F90F3B2">
            <wp:extent cx="2495898" cy="142895"/>
            <wp:effectExtent l="0" t="0" r="0" b="9525"/>
            <wp:docPr id="858039545" name="Picture 858039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39545" name=""/>
                    <pic:cNvPicPr/>
                  </pic:nvPicPr>
                  <pic:blipFill>
                    <a:blip r:embed="rId12"/>
                    <a:stretch>
                      <a:fillRect/>
                    </a:stretch>
                  </pic:blipFill>
                  <pic:spPr>
                    <a:xfrm>
                      <a:off x="0" y="0"/>
                      <a:ext cx="2495898" cy="142895"/>
                    </a:xfrm>
                    <a:prstGeom prst="rect">
                      <a:avLst/>
                    </a:prstGeom>
                  </pic:spPr>
                </pic:pic>
              </a:graphicData>
            </a:graphic>
          </wp:inline>
        </w:drawing>
      </w:r>
    </w:p>
    <w:p w14:paraId="7C05EA87" w14:textId="388B76B1" w:rsidR="001B500C" w:rsidRDefault="00316D54" w:rsidP="009B7E14">
      <w:pPr>
        <w:pStyle w:val="NoSpacing"/>
        <w:spacing w:line="360" w:lineRule="auto"/>
      </w:pPr>
      <w:r w:rsidRPr="00316D54">
        <w:t xml:space="preserve">This </w:t>
      </w:r>
      <w:r w:rsidR="00A959FA">
        <w:t>describe</w:t>
      </w:r>
      <w:r w:rsidRPr="00316D54">
        <w:t xml:space="preserve"> includes statistical measures such as mean, median, standard deviation, minimum, maximum, and quartiles for numerical columns. Additionally, categorical columns will showcase the frequency of unique values and the most common value.</w:t>
      </w:r>
      <w:r w:rsidR="00BA3653">
        <w:t xml:space="preserve"> </w:t>
      </w:r>
    </w:p>
    <w:p w14:paraId="7A27B895" w14:textId="1A5159C9" w:rsidR="00BA3653" w:rsidRDefault="007403D8" w:rsidP="005C5068">
      <w:r>
        <w:t xml:space="preserve">Below is the </w:t>
      </w:r>
      <w:r w:rsidR="009B7E14">
        <w:t>tabular</w:t>
      </w:r>
    </w:p>
    <w:p w14:paraId="7C1231AC" w14:textId="64D89D16" w:rsidR="001B500C" w:rsidRDefault="005C5068" w:rsidP="005C5068">
      <w:pPr>
        <w:pStyle w:val="NoSpacing"/>
        <w:spacing w:line="360" w:lineRule="auto"/>
      </w:pPr>
      <w:r>
        <w:rPr>
          <w:noProof/>
        </w:rPr>
        <w:lastRenderedPageBreak/>
        <mc:AlternateContent>
          <mc:Choice Requires="wps">
            <w:drawing>
              <wp:anchor distT="0" distB="0" distL="114300" distR="114300" simplePos="0" relativeHeight="251658245" behindDoc="0" locked="0" layoutInCell="1" allowOverlap="1" wp14:anchorId="5179E46A" wp14:editId="190E43C0">
                <wp:simplePos x="0" y="0"/>
                <wp:positionH relativeFrom="column">
                  <wp:posOffset>5324475</wp:posOffset>
                </wp:positionH>
                <wp:positionV relativeFrom="paragraph">
                  <wp:posOffset>1095375</wp:posOffset>
                </wp:positionV>
                <wp:extent cx="2647315" cy="257175"/>
                <wp:effectExtent l="0" t="0" r="635" b="9525"/>
                <wp:wrapThrough wrapText="bothSides">
                  <wp:wrapPolygon edited="0">
                    <wp:start x="0" y="0"/>
                    <wp:lineTo x="0" y="20800"/>
                    <wp:lineTo x="21450" y="20800"/>
                    <wp:lineTo x="21450" y="0"/>
                    <wp:lineTo x="0" y="0"/>
                  </wp:wrapPolygon>
                </wp:wrapThrough>
                <wp:docPr id="858976986" name="Text Box 858976986"/>
                <wp:cNvGraphicFramePr/>
                <a:graphic xmlns:a="http://schemas.openxmlformats.org/drawingml/2006/main">
                  <a:graphicData uri="http://schemas.microsoft.com/office/word/2010/wordprocessingShape">
                    <wps:wsp>
                      <wps:cNvSpPr txBox="1"/>
                      <wps:spPr>
                        <a:xfrm>
                          <a:off x="0" y="0"/>
                          <a:ext cx="2647315" cy="257175"/>
                        </a:xfrm>
                        <a:prstGeom prst="rect">
                          <a:avLst/>
                        </a:prstGeom>
                        <a:solidFill>
                          <a:prstClr val="white"/>
                        </a:solidFill>
                        <a:ln>
                          <a:noFill/>
                        </a:ln>
                      </wps:spPr>
                      <wps:txbx>
                        <w:txbxContent>
                          <w:p w14:paraId="19CDEE54" w14:textId="77777777" w:rsidR="004C0CF5" w:rsidRPr="004C0CF5" w:rsidRDefault="004C0CF5" w:rsidP="004C0CF5">
                            <w:pPr>
                              <w:pStyle w:val="Caption"/>
                              <w:jc w:val="center"/>
                              <w:rPr>
                                <w:sz w:val="24"/>
                                <w:szCs w:val="24"/>
                              </w:rPr>
                            </w:pPr>
                            <w:r w:rsidRPr="004C0CF5">
                              <w:rPr>
                                <w:sz w:val="24"/>
                                <w:szCs w:val="24"/>
                              </w:rPr>
                              <w:t xml:space="preserve">Figure 3: </w:t>
                            </w:r>
                            <w:r w:rsidR="006D3097">
                              <w:rPr>
                                <w:sz w:val="24"/>
                                <w:szCs w:val="24"/>
                              </w:rPr>
                              <w:t>Rent</w:t>
                            </w:r>
                            <w:r w:rsidRPr="004C0CF5">
                              <w:rPr>
                                <w:sz w:val="24"/>
                                <w:szCs w:val="24"/>
                              </w:rPr>
                              <w:t xml:space="preserve"> (Before Clean)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79E46A" id="Text Box 858976986" o:spid="_x0000_s1027" type="#_x0000_t202" style="position:absolute;left:0;text-align:left;margin-left:419.25pt;margin-top:86.25pt;width:208.45pt;height:20.25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" stroked="f">
                <v:textbox inset="0,0,0,0">
                  <w:txbxContent>
                    <w:p w14:paraId="19CDEE54" w14:textId="77777777" w:rsidR="004C0CF5" w:rsidRPr="004C0CF5" w:rsidRDefault="004C0CF5" w:rsidP="004C0CF5">
                      <w:pPr>
                        <w:pStyle w:val="Caption"/>
                        <w:jc w:val="center"/>
                        <w:rPr>
                          <w:sz w:val="24"/>
                          <w:szCs w:val="24"/>
                        </w:rPr>
                      </w:pPr>
                      <w:r w:rsidRPr="004C0CF5">
                        <w:rPr>
                          <w:sz w:val="24"/>
                          <w:szCs w:val="24"/>
                        </w:rPr>
                        <w:t xml:space="preserve">Figure 3: </w:t>
                      </w:r>
                      <w:r w:rsidR="006D3097">
                        <w:rPr>
                          <w:sz w:val="24"/>
                          <w:szCs w:val="24"/>
                        </w:rPr>
                        <w:t>Rent</w:t>
                      </w:r>
                      <w:r w:rsidRPr="004C0CF5">
                        <w:rPr>
                          <w:sz w:val="24"/>
                          <w:szCs w:val="24"/>
                        </w:rPr>
                        <w:t xml:space="preserve"> (Before Clean)</w:t>
                      </w:r>
                    </w:p>
                  </w:txbxContent>
                </v:textbox>
                <w10:wrap type="through"/>
              </v:shape>
            </w:pict>
          </mc:Fallback>
        </mc:AlternateContent>
      </w:r>
      <w:r w:rsidR="00BA3653" w:rsidRPr="001B500C">
        <w:rPr>
          <w:noProof/>
        </w:rPr>
        <w:drawing>
          <wp:inline distT="0" distB="0" distL="0" distR="0" wp14:anchorId="43FCFA40" wp14:editId="59FF6C2F">
            <wp:extent cx="4819650" cy="1898129"/>
            <wp:effectExtent l="0" t="0" r="0" b="6985"/>
            <wp:docPr id="405671183" name="Picture 40567118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71183" name="Picture 1" descr="A screenshot of a computer&#10;&#10;Description automatically generated"/>
                    <pic:cNvPicPr/>
                  </pic:nvPicPr>
                  <pic:blipFill>
                    <a:blip r:embed="rId13"/>
                    <a:stretch>
                      <a:fillRect/>
                    </a:stretch>
                  </pic:blipFill>
                  <pic:spPr>
                    <a:xfrm>
                      <a:off x="0" y="0"/>
                      <a:ext cx="4823776" cy="1899754"/>
                    </a:xfrm>
                    <a:prstGeom prst="rect">
                      <a:avLst/>
                    </a:prstGeom>
                  </pic:spPr>
                </pic:pic>
              </a:graphicData>
            </a:graphic>
          </wp:inline>
        </w:drawing>
      </w:r>
    </w:p>
    <w:p w14:paraId="10820751" w14:textId="77777777" w:rsidR="00CF4E9A" w:rsidRDefault="00CF4E9A" w:rsidP="005C5068">
      <w:pPr>
        <w:pStyle w:val="NoSpacing"/>
        <w:spacing w:line="360" w:lineRule="auto"/>
      </w:pPr>
    </w:p>
    <w:p w14:paraId="017F860B" w14:textId="77777777" w:rsidR="001B500C" w:rsidRPr="00EB71E4" w:rsidRDefault="001B500C" w:rsidP="005C5068">
      <w:pPr>
        <w:pStyle w:val="NoSpacing"/>
        <w:spacing w:line="360" w:lineRule="auto"/>
      </w:pPr>
    </w:p>
    <w:p w14:paraId="5FBEE221" w14:textId="0967AAA1" w:rsidR="66FDF895" w:rsidRPr="00EB71E4" w:rsidRDefault="00D41C63" w:rsidP="00D41C63">
      <w:pPr>
        <w:pStyle w:val="Heading2"/>
        <w:rPr>
          <w:rFonts w:ascii="Times New Roman" w:hAnsi="Times New Roman" w:cs="Times New Roman"/>
        </w:rPr>
      </w:pPr>
      <w:bookmarkStart w:id="27" w:name="_Toc1498144550"/>
      <w:bookmarkStart w:id="28" w:name="_Toc144127755"/>
      <w:bookmarkStart w:id="29" w:name="_Toc1867065049"/>
      <w:bookmarkStart w:id="30" w:name="_Toc144493689"/>
      <w:r w:rsidRPr="00EB71E4">
        <w:rPr>
          <w:rFonts w:ascii="Times New Roman" w:hAnsi="Times New Roman" w:cs="Times New Roman"/>
        </w:rPr>
        <w:t>Data cleaning</w:t>
      </w:r>
      <w:bookmarkEnd w:id="27"/>
      <w:bookmarkEnd w:id="28"/>
      <w:bookmarkEnd w:id="29"/>
      <w:bookmarkEnd w:id="30"/>
    </w:p>
    <w:p w14:paraId="20F0F7B3" w14:textId="1CBF303E" w:rsidR="00193295" w:rsidRPr="00EB71E4" w:rsidRDefault="00D41C63" w:rsidP="00EB71E4">
      <w:r>
        <w:t>Data cleaning is for the purpose of removing outlier data</w:t>
      </w:r>
      <w:r w:rsidR="00817CA2">
        <w:t xml:space="preserve">, </w:t>
      </w:r>
      <w:r w:rsidR="00995755">
        <w:t xml:space="preserve">removing null values, changing data format into consistency and appropriate, </w:t>
      </w:r>
      <w:r w:rsidR="00CF60CD">
        <w:t xml:space="preserve">as well as changing the attribute </w:t>
      </w:r>
      <w:r w:rsidR="00CE3A2A">
        <w:t xml:space="preserve">  </w:t>
      </w:r>
      <w:r w:rsidR="00CF60CD">
        <w:t xml:space="preserve">name of the dataset into </w:t>
      </w:r>
      <w:proofErr w:type="gramStart"/>
      <w:r w:rsidR="00CF60CD">
        <w:t>a</w:t>
      </w:r>
      <w:proofErr w:type="gramEnd"/>
      <w:r w:rsidR="00CF60CD">
        <w:t xml:space="preserve"> understandable and appropriate name</w:t>
      </w:r>
      <w:r w:rsidR="00B75BE4">
        <w:t>.</w:t>
      </w:r>
    </w:p>
    <w:p w14:paraId="36281600" w14:textId="77777777" w:rsidR="008C7E7D" w:rsidRPr="00EB71E4" w:rsidRDefault="008C7E7D" w:rsidP="00EB71E4"/>
    <w:p w14:paraId="703F2659" w14:textId="5DD78404" w:rsidR="00B75BE4" w:rsidRPr="00EB71E4" w:rsidRDefault="00B75BE4" w:rsidP="00B75BE4">
      <w:pPr>
        <w:pStyle w:val="Heading3"/>
        <w:rPr>
          <w:rFonts w:ascii="Times New Roman" w:hAnsi="Times New Roman" w:cs="Times New Roman"/>
        </w:rPr>
      </w:pPr>
      <w:bookmarkStart w:id="31" w:name="_Toc264367185"/>
      <w:bookmarkStart w:id="32" w:name="_Toc144127756"/>
      <w:bookmarkStart w:id="33" w:name="_Toc1625880120"/>
      <w:bookmarkStart w:id="34" w:name="_Toc144493690"/>
      <w:r w:rsidRPr="00EB71E4">
        <w:rPr>
          <w:rFonts w:ascii="Times New Roman" w:hAnsi="Times New Roman" w:cs="Times New Roman"/>
        </w:rPr>
        <w:t>Removing outlier</w:t>
      </w:r>
      <w:bookmarkEnd w:id="31"/>
      <w:bookmarkEnd w:id="32"/>
      <w:bookmarkEnd w:id="33"/>
      <w:bookmarkEnd w:id="34"/>
    </w:p>
    <w:p w14:paraId="00F153CB" w14:textId="5B96A8A3" w:rsidR="00B75BE4" w:rsidRPr="00DF04B6" w:rsidRDefault="00193295" w:rsidP="00DF04B6">
      <w:pPr>
        <w:pStyle w:val="Heading4"/>
        <w:rPr>
          <w:rFonts w:ascii="Times New Roman" w:hAnsi="Times New Roman" w:cs="Times New Roman"/>
        </w:rPr>
      </w:pPr>
      <w:bookmarkStart w:id="35" w:name="_Toc1998695351"/>
      <w:bookmarkStart w:id="36" w:name="_Toc144127757"/>
      <w:bookmarkStart w:id="37" w:name="_Toc689776527"/>
      <w:bookmarkStart w:id="38" w:name="_Toc144493691"/>
      <w:r w:rsidRPr="4BB4AAB5">
        <w:rPr>
          <w:rFonts w:ascii="Times New Roman" w:hAnsi="Times New Roman" w:cs="Times New Roman"/>
        </w:rPr>
        <w:t>R</w:t>
      </w:r>
      <w:r w:rsidR="2A982CFE" w:rsidRPr="4BB4AAB5">
        <w:rPr>
          <w:rFonts w:ascii="Times New Roman" w:hAnsi="Times New Roman" w:cs="Times New Roman"/>
        </w:rPr>
        <w:t>ent</w:t>
      </w:r>
      <w:bookmarkEnd w:id="35"/>
      <w:bookmarkEnd w:id="36"/>
      <w:bookmarkEnd w:id="37"/>
      <w:bookmarkEnd w:id="38"/>
    </w:p>
    <w:p w14:paraId="2B9A1FE8" w14:textId="13293ABF" w:rsidR="000339C2" w:rsidRPr="000339C2" w:rsidRDefault="00936674" w:rsidP="000339C2">
      <w:r w:rsidRPr="00936674">
        <w:rPr>
          <w:noProof/>
        </w:rPr>
        <w:drawing>
          <wp:inline distT="0" distB="0" distL="0" distR="0" wp14:anchorId="2FBF66A9" wp14:editId="6AF262A9">
            <wp:extent cx="4772025" cy="1189947"/>
            <wp:effectExtent l="0" t="0" r="0" b="0"/>
            <wp:docPr id="894256863" name="Picture 894256863"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56863" name="Picture 1" descr="A white background with blue text&#10;&#10;Description automatically generated"/>
                    <pic:cNvPicPr/>
                  </pic:nvPicPr>
                  <pic:blipFill>
                    <a:blip r:embed="rId14"/>
                    <a:stretch>
                      <a:fillRect/>
                    </a:stretch>
                  </pic:blipFill>
                  <pic:spPr>
                    <a:xfrm>
                      <a:off x="0" y="0"/>
                      <a:ext cx="4813392" cy="1200262"/>
                    </a:xfrm>
                    <a:prstGeom prst="rect">
                      <a:avLst/>
                    </a:prstGeom>
                  </pic:spPr>
                </pic:pic>
              </a:graphicData>
            </a:graphic>
          </wp:inline>
        </w:drawing>
      </w:r>
    </w:p>
    <w:p w14:paraId="6D27A8B9" w14:textId="6779A7AA" w:rsidR="66FDF895" w:rsidRDefault="0061225A" w:rsidP="005C5068">
      <w:r w:rsidRPr="0061225A">
        <w:t xml:space="preserve">The </w:t>
      </w:r>
      <w:r w:rsidR="00465425">
        <w:t>code</w:t>
      </w:r>
      <w:r w:rsidRPr="0061225A">
        <w:t xml:space="preserve"> </w:t>
      </w:r>
      <w:r w:rsidR="00064D40" w:rsidRPr="00064D40">
        <w:t>performs</w:t>
      </w:r>
      <w:r w:rsidRPr="0061225A">
        <w:t xml:space="preserve"> data cleaning on the </w:t>
      </w:r>
      <w:r w:rsidR="00064D40" w:rsidRPr="00064D40">
        <w:t>'house</w:t>
      </w:r>
      <w:r w:rsidRPr="0061225A">
        <w:t>_data_</w:t>
      </w:r>
      <w:r w:rsidR="00064D40" w:rsidRPr="00064D40">
        <w:t>v0'</w:t>
      </w:r>
      <w:r w:rsidRPr="0061225A">
        <w:t xml:space="preserve"> dataset</w:t>
      </w:r>
      <w:r w:rsidR="00064D40" w:rsidRPr="00064D40">
        <w:t xml:space="preserve"> and creates</w:t>
      </w:r>
      <w:r w:rsidRPr="0061225A">
        <w:t xml:space="preserve"> a new </w:t>
      </w:r>
      <w:r w:rsidR="00267568" w:rsidRPr="0061225A">
        <w:t>frame</w:t>
      </w:r>
      <w:r w:rsidRPr="0061225A">
        <w:t xml:space="preserve"> </w:t>
      </w:r>
      <w:r w:rsidR="00064D40" w:rsidRPr="00064D40">
        <w:t>'house_data_v1'. It calculates</w:t>
      </w:r>
      <w:r w:rsidRPr="0061225A">
        <w:t xml:space="preserve"> the quartiles of the "Rent" column </w:t>
      </w:r>
      <w:r w:rsidR="00064D40" w:rsidRPr="00064D40">
        <w:t>to identify</w:t>
      </w:r>
      <w:r w:rsidRPr="0061225A">
        <w:t xml:space="preserve"> outliers </w:t>
      </w:r>
      <w:r w:rsidR="00064D40" w:rsidRPr="00064D40">
        <w:t>and</w:t>
      </w:r>
      <w:r w:rsidRPr="0061225A">
        <w:t xml:space="preserve"> replaces rent values </w:t>
      </w:r>
      <w:r w:rsidR="00064D40" w:rsidRPr="00064D40">
        <w:t>over</w:t>
      </w:r>
      <w:r w:rsidRPr="0061225A">
        <w:t xml:space="preserve"> 100,000 with </w:t>
      </w:r>
      <w:r w:rsidR="00064D40" w:rsidRPr="00064D40">
        <w:lastRenderedPageBreak/>
        <w:t>random samples</w:t>
      </w:r>
      <w:r w:rsidRPr="0061225A">
        <w:t xml:space="preserve"> from within the </w:t>
      </w:r>
      <w:r w:rsidR="00064D40" w:rsidRPr="00064D40">
        <w:t xml:space="preserve">quartile </w:t>
      </w:r>
      <w:r w:rsidRPr="0061225A">
        <w:t>range</w:t>
      </w:r>
      <w:r w:rsidR="00064D40" w:rsidRPr="00064D40">
        <w:t>. No rows are removed.</w:t>
      </w:r>
      <w:r w:rsidR="009536D9" w:rsidRPr="009536D9">
        <w:rPr>
          <w:noProof/>
        </w:rPr>
        <w:drawing>
          <wp:inline distT="0" distB="0" distL="0" distR="0" wp14:anchorId="5772B475" wp14:editId="79520A2F">
            <wp:extent cx="4823460" cy="609116"/>
            <wp:effectExtent l="0" t="0" r="0" b="635"/>
            <wp:docPr id="178793246" name="Picture 178793246" descr="A computer cod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3246" name="Picture 1" descr="A computer code with blue text&#10;&#10;Description automatically generated"/>
                    <pic:cNvPicPr/>
                  </pic:nvPicPr>
                  <pic:blipFill>
                    <a:blip r:embed="rId15"/>
                    <a:stretch>
                      <a:fillRect/>
                    </a:stretch>
                  </pic:blipFill>
                  <pic:spPr>
                    <a:xfrm>
                      <a:off x="0" y="0"/>
                      <a:ext cx="4857757" cy="613447"/>
                    </a:xfrm>
                    <a:prstGeom prst="rect">
                      <a:avLst/>
                    </a:prstGeom>
                  </pic:spPr>
                </pic:pic>
              </a:graphicData>
            </a:graphic>
          </wp:inline>
        </w:drawing>
      </w:r>
    </w:p>
    <w:p w14:paraId="1542D75E" w14:textId="292A07E5" w:rsidR="00870715" w:rsidRDefault="004B3E19" w:rsidP="005C5068">
      <w:r>
        <w:t>The code above</w:t>
      </w:r>
      <w:r w:rsidRPr="004B3E19">
        <w:t xml:space="preserve"> employs a histogram as the primary display, where each bar represents a range of rent values. </w:t>
      </w:r>
    </w:p>
    <w:p w14:paraId="00ABE761" w14:textId="684F0BED" w:rsidR="001B5DFC" w:rsidRDefault="00CA71C3" w:rsidP="005C5068">
      <w:r>
        <w:rPr>
          <w:noProof/>
        </w:rPr>
        <mc:AlternateContent>
          <mc:Choice Requires="wps">
            <w:drawing>
              <wp:anchor distT="0" distB="0" distL="114300" distR="114300" simplePos="0" relativeHeight="251658242" behindDoc="0" locked="0" layoutInCell="1" allowOverlap="1" wp14:anchorId="2829220B" wp14:editId="0A8A2C66">
                <wp:simplePos x="0" y="0"/>
                <wp:positionH relativeFrom="column">
                  <wp:posOffset>2452934</wp:posOffset>
                </wp:positionH>
                <wp:positionV relativeFrom="paragraph">
                  <wp:posOffset>2289387</wp:posOffset>
                </wp:positionV>
                <wp:extent cx="2191385" cy="220345"/>
                <wp:effectExtent l="0" t="0" r="0" b="8255"/>
                <wp:wrapThrough wrapText="bothSides">
                  <wp:wrapPolygon edited="0">
                    <wp:start x="0" y="0"/>
                    <wp:lineTo x="0" y="20542"/>
                    <wp:lineTo x="21406" y="20542"/>
                    <wp:lineTo x="21406" y="0"/>
                    <wp:lineTo x="0" y="0"/>
                  </wp:wrapPolygon>
                </wp:wrapThrough>
                <wp:docPr id="2077300230" name="Text Box 2077300230"/>
                <wp:cNvGraphicFramePr/>
                <a:graphic xmlns:a="http://schemas.openxmlformats.org/drawingml/2006/main">
                  <a:graphicData uri="http://schemas.microsoft.com/office/word/2010/wordprocessingShape">
                    <wps:wsp>
                      <wps:cNvSpPr txBox="1"/>
                      <wps:spPr>
                        <a:xfrm>
                          <a:off x="0" y="0"/>
                          <a:ext cx="2191385" cy="220345"/>
                        </a:xfrm>
                        <a:prstGeom prst="rect">
                          <a:avLst/>
                        </a:prstGeom>
                        <a:solidFill>
                          <a:prstClr val="white"/>
                        </a:solidFill>
                        <a:ln>
                          <a:noFill/>
                        </a:ln>
                      </wps:spPr>
                      <wps:txbx>
                        <w:txbxContent>
                          <w:p w14:paraId="49CED14E" w14:textId="05F54496" w:rsidR="000D6BA1" w:rsidRPr="0081515E" w:rsidRDefault="000D6BA1" w:rsidP="000D6BA1">
                            <w:pPr>
                              <w:pStyle w:val="Caption"/>
                              <w:jc w:val="center"/>
                              <w:rPr>
                                <w:sz w:val="36"/>
                                <w:szCs w:val="36"/>
                              </w:rPr>
                            </w:pPr>
                            <w:r w:rsidRPr="0081515E">
                              <w:rPr>
                                <w:sz w:val="24"/>
                                <w:szCs w:val="24"/>
                              </w:rPr>
                              <w:t>Figure</w:t>
                            </w:r>
                            <w:r w:rsidR="006D3097">
                              <w:rPr>
                                <w:sz w:val="24"/>
                                <w:szCs w:val="24"/>
                              </w:rPr>
                              <w:t xml:space="preserve"> 2: </w:t>
                            </w:r>
                            <w:ins w:id="39" w:author="LIANG XIAO YI" w:date="2023-08-28T15:21:00Z">
                              <w:r w:rsidR="00326F05" w:rsidRPr="0081515E">
                                <w:rPr>
                                  <w:sz w:val="24"/>
                                  <w:szCs w:val="24"/>
                                </w:rPr>
                                <w:t xml:space="preserve"> </w:t>
                              </w:r>
                            </w:ins>
                            <w:r w:rsidR="004C0CF5" w:rsidRPr="0081515E">
                              <w:rPr>
                                <w:sz w:val="24"/>
                                <w:szCs w:val="24"/>
                              </w:rPr>
                              <w:t xml:space="preserve">Rent </w:t>
                            </w:r>
                            <w:r w:rsidRPr="0081515E">
                              <w:rPr>
                                <w:sz w:val="24"/>
                                <w:szCs w:val="24"/>
                              </w:rPr>
                              <w:t>(After Clean)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9220B" id="Text Box 2077300230" o:spid="_x0000_s1028" type="#_x0000_t202" style="position:absolute;left:0;text-align:left;margin-left:193.15pt;margin-top:180.25pt;width:172.55pt;height:17.3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" stroked="f">
                <v:textbox inset="0,0,0,0">
                  <w:txbxContent>
                    <w:p w14:paraId="49CED14E" w14:textId="05F54496" w:rsidR="000D6BA1" w:rsidRPr="0081515E" w:rsidRDefault="000D6BA1" w:rsidP="000D6BA1">
                      <w:pPr>
                        <w:pStyle w:val="Caption"/>
                        <w:jc w:val="center"/>
                        <w:rPr>
                          <w:sz w:val="36"/>
                          <w:szCs w:val="36"/>
                        </w:rPr>
                      </w:pPr>
                      <w:r w:rsidRPr="0081515E">
                        <w:rPr>
                          <w:sz w:val="24"/>
                          <w:szCs w:val="24"/>
                        </w:rPr>
                        <w:t>Figure</w:t>
                      </w:r>
                      <w:r w:rsidR="006D3097">
                        <w:rPr>
                          <w:sz w:val="24"/>
                          <w:szCs w:val="24"/>
                        </w:rPr>
                        <w:t xml:space="preserve"> 2: </w:t>
                      </w:r>
                      <w:ins w:id="40" w:author="LIANG XIAO YI" w:date="2023-08-28T15:21:00Z">
                        <w:r w:rsidR="00326F05" w:rsidRPr="0081515E">
                          <w:rPr>
                            <w:sz w:val="24"/>
                            <w:szCs w:val="24"/>
                          </w:rPr>
                          <w:t xml:space="preserve"> </w:t>
                        </w:r>
                      </w:ins>
                      <w:r w:rsidR="004C0CF5" w:rsidRPr="0081515E">
                        <w:rPr>
                          <w:sz w:val="24"/>
                          <w:szCs w:val="24"/>
                        </w:rPr>
                        <w:t xml:space="preserve">Rent </w:t>
                      </w:r>
                      <w:r w:rsidRPr="0081515E">
                        <w:rPr>
                          <w:sz w:val="24"/>
                          <w:szCs w:val="24"/>
                        </w:rPr>
                        <w:t>(After Clean)</w:t>
                      </w:r>
                    </w:p>
                  </w:txbxContent>
                </v:textbox>
                <w10:wrap type="through"/>
              </v:shape>
            </w:pict>
          </mc:Fallback>
        </mc:AlternateContent>
      </w:r>
      <w:r w:rsidR="00B14B44" w:rsidRPr="00BB6804">
        <w:rPr>
          <w:noProof/>
        </w:rPr>
        <w:drawing>
          <wp:anchor distT="0" distB="0" distL="114300" distR="114300" simplePos="0" relativeHeight="251658240" behindDoc="0" locked="0" layoutInCell="1" allowOverlap="1" wp14:anchorId="6FFD0115" wp14:editId="4DB3DB25">
            <wp:simplePos x="0" y="0"/>
            <wp:positionH relativeFrom="margin">
              <wp:posOffset>7803515</wp:posOffset>
            </wp:positionH>
            <wp:positionV relativeFrom="paragraph">
              <wp:posOffset>343535</wp:posOffset>
            </wp:positionV>
            <wp:extent cx="2017395" cy="1784350"/>
            <wp:effectExtent l="0" t="0" r="1905" b="6350"/>
            <wp:wrapThrough wrapText="bothSides">
              <wp:wrapPolygon edited="0">
                <wp:start x="0" y="0"/>
                <wp:lineTo x="0" y="21446"/>
                <wp:lineTo x="21416" y="21446"/>
                <wp:lineTo x="21416" y="0"/>
                <wp:lineTo x="0" y="0"/>
              </wp:wrapPolygon>
            </wp:wrapThrough>
            <wp:docPr id="630560506" name="Picture 630560506"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60506" name="Picture 1" descr="A graph of a func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17395" cy="1784350"/>
                    </a:xfrm>
                    <a:prstGeom prst="rect">
                      <a:avLst/>
                    </a:prstGeom>
                  </pic:spPr>
                </pic:pic>
              </a:graphicData>
            </a:graphic>
            <wp14:sizeRelH relativeFrom="margin">
              <wp14:pctWidth>0</wp14:pctWidth>
            </wp14:sizeRelH>
            <wp14:sizeRelV relativeFrom="margin">
              <wp14:pctHeight>0</wp14:pctHeight>
            </wp14:sizeRelV>
          </wp:anchor>
        </w:drawing>
      </w:r>
      <w:r w:rsidR="000F430E">
        <w:t>Below is the histogram:</w:t>
      </w:r>
      <w:r w:rsidR="007610D1" w:rsidRPr="007965E0">
        <w:rPr>
          <w:noProof/>
          <w14:ligatures w14:val="standardContextual"/>
        </w:rPr>
        <w:drawing>
          <wp:anchor distT="0" distB="0" distL="114300" distR="114300" simplePos="0" relativeHeight="251658272" behindDoc="0" locked="0" layoutInCell="1" allowOverlap="1" wp14:anchorId="3F3B2D70" wp14:editId="5B90665D">
            <wp:simplePos x="0" y="0"/>
            <wp:positionH relativeFrom="margin">
              <wp:posOffset>5303520</wp:posOffset>
            </wp:positionH>
            <wp:positionV relativeFrom="paragraph">
              <wp:posOffset>342900</wp:posOffset>
            </wp:positionV>
            <wp:extent cx="2125980" cy="1819275"/>
            <wp:effectExtent l="0" t="0" r="7620" b="9525"/>
            <wp:wrapThrough wrapText="bothSides">
              <wp:wrapPolygon edited="0">
                <wp:start x="0" y="0"/>
                <wp:lineTo x="0" y="21487"/>
                <wp:lineTo x="21484" y="21487"/>
                <wp:lineTo x="21484" y="0"/>
                <wp:lineTo x="0" y="0"/>
              </wp:wrapPolygon>
            </wp:wrapThrough>
            <wp:docPr id="453026103" name="Picture 453026103" descr="A graph of a graph showing a number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26103" name="Picture 1" descr="A graph of a graph showing a number of different colored ba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25980" cy="1819275"/>
                    </a:xfrm>
                    <a:prstGeom prst="rect">
                      <a:avLst/>
                    </a:prstGeom>
                  </pic:spPr>
                </pic:pic>
              </a:graphicData>
            </a:graphic>
            <wp14:sizeRelH relativeFrom="page">
              <wp14:pctWidth>0</wp14:pctWidth>
            </wp14:sizeRelH>
            <wp14:sizeRelV relativeFrom="page">
              <wp14:pctHeight>0</wp14:pctHeight>
            </wp14:sizeRelV>
          </wp:anchor>
        </w:drawing>
      </w:r>
    </w:p>
    <w:p w14:paraId="34542EEC" w14:textId="2C8CB0D2" w:rsidR="003D23D3" w:rsidRDefault="003D23D3" w:rsidP="005C5068">
      <w:pPr>
        <w:keepNext/>
      </w:pPr>
      <w:r w:rsidRPr="003D23D3">
        <w:t>In summary, figure 1 represents the rent distribution before cleaning, while figure 2 portrays the distribution after cleaning. The code effectively cleans the dataset and presents insightful visualizations to facilitate data understanding.</w:t>
      </w:r>
    </w:p>
    <w:p w14:paraId="0F6F0B8F" w14:textId="520FEB08" w:rsidR="0009096F" w:rsidRDefault="0009096F" w:rsidP="005C5068">
      <w:r w:rsidRPr="0009096F">
        <w:rPr>
          <w:noProof/>
        </w:rPr>
        <w:drawing>
          <wp:inline distT="0" distB="0" distL="0" distR="0" wp14:anchorId="74464EEE" wp14:editId="484EEDEE">
            <wp:extent cx="4515480" cy="905001"/>
            <wp:effectExtent l="0" t="0" r="0" b="9525"/>
            <wp:docPr id="1331132191" name="Picture 133113219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32191" name="Picture 1" descr="A black text on a white background&#10;&#10;Description automatically generated"/>
                    <pic:cNvPicPr/>
                  </pic:nvPicPr>
                  <pic:blipFill>
                    <a:blip r:embed="rId18"/>
                    <a:stretch>
                      <a:fillRect/>
                    </a:stretch>
                  </pic:blipFill>
                  <pic:spPr>
                    <a:xfrm>
                      <a:off x="0" y="0"/>
                      <a:ext cx="4515480" cy="905001"/>
                    </a:xfrm>
                    <a:prstGeom prst="rect">
                      <a:avLst/>
                    </a:prstGeom>
                  </pic:spPr>
                </pic:pic>
              </a:graphicData>
            </a:graphic>
          </wp:inline>
        </w:drawing>
      </w:r>
    </w:p>
    <w:p w14:paraId="17BC6631" w14:textId="365E1599" w:rsidR="00CD00F2" w:rsidRDefault="008B775F" w:rsidP="005C5068">
      <w:r>
        <w:t xml:space="preserve">The </w:t>
      </w:r>
      <w:r w:rsidR="004C0CF5" w:rsidRPr="004C0CF5">
        <w:t xml:space="preserve">provided </w:t>
      </w:r>
      <w:r>
        <w:t xml:space="preserve">code </w:t>
      </w:r>
      <w:r w:rsidR="004C0CF5" w:rsidRPr="004C0CF5">
        <w:t>utilizes</w:t>
      </w:r>
      <w:r w:rsidRPr="004B3E19">
        <w:t xml:space="preserve"> a </w:t>
      </w:r>
      <w:r>
        <w:t>boxplot</w:t>
      </w:r>
      <w:r w:rsidR="004C0CF5" w:rsidRPr="004C0CF5">
        <w:t xml:space="preserve"> visualization to display ranges</w:t>
      </w:r>
      <w:r w:rsidRPr="004B3E19">
        <w:t xml:space="preserve"> of rent values.</w:t>
      </w:r>
    </w:p>
    <w:p w14:paraId="594F04BF" w14:textId="3E99E442" w:rsidR="00F3612A" w:rsidRDefault="005C5068" w:rsidP="005C5068">
      <w:r>
        <w:rPr>
          <w:noProof/>
        </w:rPr>
        <mc:AlternateContent>
          <mc:Choice Requires="wps">
            <w:drawing>
              <wp:anchor distT="0" distB="0" distL="114300" distR="114300" simplePos="0" relativeHeight="251658246" behindDoc="0" locked="0" layoutInCell="1" allowOverlap="1" wp14:anchorId="1901C44C" wp14:editId="535070FF">
                <wp:simplePos x="0" y="0"/>
                <wp:positionH relativeFrom="margin">
                  <wp:posOffset>7564261</wp:posOffset>
                </wp:positionH>
                <wp:positionV relativeFrom="paragraph">
                  <wp:posOffset>2381532</wp:posOffset>
                </wp:positionV>
                <wp:extent cx="2647315" cy="257175"/>
                <wp:effectExtent l="0" t="0" r="635" b="9525"/>
                <wp:wrapThrough wrapText="bothSides">
                  <wp:wrapPolygon edited="0">
                    <wp:start x="0" y="0"/>
                    <wp:lineTo x="0" y="20800"/>
                    <wp:lineTo x="21450" y="20800"/>
                    <wp:lineTo x="21450" y="0"/>
                    <wp:lineTo x="0" y="0"/>
                  </wp:wrapPolygon>
                </wp:wrapThrough>
                <wp:docPr id="1376282606" name="Text Box 1376282606"/>
                <wp:cNvGraphicFramePr/>
                <a:graphic xmlns:a="http://schemas.openxmlformats.org/drawingml/2006/main">
                  <a:graphicData uri="http://schemas.microsoft.com/office/word/2010/wordprocessingShape">
                    <wps:wsp>
                      <wps:cNvSpPr txBox="1"/>
                      <wps:spPr>
                        <a:xfrm>
                          <a:off x="0" y="0"/>
                          <a:ext cx="2647315" cy="257175"/>
                        </a:xfrm>
                        <a:prstGeom prst="rect">
                          <a:avLst/>
                        </a:prstGeom>
                        <a:solidFill>
                          <a:prstClr val="white"/>
                        </a:solidFill>
                        <a:ln>
                          <a:noFill/>
                        </a:ln>
                      </wps:spPr>
                      <wps:txbx>
                        <w:txbxContent>
                          <w:p w14:paraId="1555BA24" w14:textId="37EF4496" w:rsidR="004C0CF5" w:rsidRPr="004C0CF5" w:rsidRDefault="004C0CF5" w:rsidP="004C0CF5">
                            <w:pPr>
                              <w:pStyle w:val="Caption"/>
                              <w:jc w:val="center"/>
                              <w:rPr>
                                <w:sz w:val="24"/>
                                <w:szCs w:val="24"/>
                              </w:rPr>
                            </w:pPr>
                            <w:r w:rsidRPr="004C0CF5">
                              <w:rPr>
                                <w:sz w:val="24"/>
                                <w:szCs w:val="24"/>
                              </w:rPr>
                              <w:t xml:space="preserve">Figure </w:t>
                            </w:r>
                            <w:r w:rsidR="00EA344D">
                              <w:rPr>
                                <w:sz w:val="24"/>
                                <w:szCs w:val="24"/>
                              </w:rPr>
                              <w:t>4</w:t>
                            </w:r>
                            <w:r w:rsidRPr="004C0CF5">
                              <w:rPr>
                                <w:sz w:val="24"/>
                                <w:szCs w:val="24"/>
                              </w:rPr>
                              <w:t xml:space="preserve">: </w:t>
                            </w:r>
                            <w:r w:rsidR="00F057BD">
                              <w:rPr>
                                <w:sz w:val="24"/>
                                <w:szCs w:val="24"/>
                              </w:rPr>
                              <w:t>Rent</w:t>
                            </w:r>
                            <w:r w:rsidRPr="004C0CF5">
                              <w:rPr>
                                <w:sz w:val="24"/>
                                <w:szCs w:val="24"/>
                              </w:rPr>
                              <w:t xml:space="preserve"> (</w:t>
                            </w:r>
                            <w:r w:rsidR="00D41105">
                              <w:rPr>
                                <w:sz w:val="24"/>
                                <w:szCs w:val="24"/>
                              </w:rPr>
                              <w:t>After</w:t>
                            </w:r>
                            <w:r w:rsidRPr="004C0CF5">
                              <w:rPr>
                                <w:sz w:val="24"/>
                                <w:szCs w:val="24"/>
                              </w:rPr>
                              <w:t xml:space="preserve"> Clean)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01C44C" id="Text Box 1376282606" o:spid="_x0000_s1029" type="#_x0000_t202" style="position:absolute;left:0;text-align:left;margin-left:595.6pt;margin-top:187.5pt;width:208.45pt;height:20.25pt;z-index:25165824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" stroked="f">
                <v:textbox inset="0,0,0,0">
                  <w:txbxContent>
                    <w:p w14:paraId="1555BA24" w14:textId="37EF4496" w:rsidR="004C0CF5" w:rsidRPr="004C0CF5" w:rsidRDefault="004C0CF5" w:rsidP="004C0CF5">
                      <w:pPr>
                        <w:pStyle w:val="Caption"/>
                        <w:jc w:val="center"/>
                        <w:rPr>
                          <w:sz w:val="24"/>
                          <w:szCs w:val="24"/>
                        </w:rPr>
                      </w:pPr>
                      <w:r w:rsidRPr="004C0CF5">
                        <w:rPr>
                          <w:sz w:val="24"/>
                          <w:szCs w:val="24"/>
                        </w:rPr>
                        <w:t xml:space="preserve">Figure </w:t>
                      </w:r>
                      <w:r w:rsidR="00EA344D">
                        <w:rPr>
                          <w:sz w:val="24"/>
                          <w:szCs w:val="24"/>
                        </w:rPr>
                        <w:t>4</w:t>
                      </w:r>
                      <w:r w:rsidRPr="004C0CF5">
                        <w:rPr>
                          <w:sz w:val="24"/>
                          <w:szCs w:val="24"/>
                        </w:rPr>
                        <w:t xml:space="preserve">: </w:t>
                      </w:r>
                      <w:r w:rsidR="00F057BD">
                        <w:rPr>
                          <w:sz w:val="24"/>
                          <w:szCs w:val="24"/>
                        </w:rPr>
                        <w:t>Rent</w:t>
                      </w:r>
                      <w:r w:rsidRPr="004C0CF5">
                        <w:rPr>
                          <w:sz w:val="24"/>
                          <w:szCs w:val="24"/>
                        </w:rPr>
                        <w:t xml:space="preserve"> (</w:t>
                      </w:r>
                      <w:r w:rsidR="00D41105">
                        <w:rPr>
                          <w:sz w:val="24"/>
                          <w:szCs w:val="24"/>
                        </w:rPr>
                        <w:t>After</w:t>
                      </w:r>
                      <w:r w:rsidRPr="004C0CF5">
                        <w:rPr>
                          <w:sz w:val="24"/>
                          <w:szCs w:val="24"/>
                        </w:rPr>
                        <w:t xml:space="preserve"> Clean)</w:t>
                      </w:r>
                    </w:p>
                  </w:txbxContent>
                </v:textbox>
                <w10:wrap type="through" anchorx="margin"/>
              </v:shape>
            </w:pict>
          </mc:Fallback>
        </mc:AlternateContent>
      </w:r>
      <w:r w:rsidRPr="000339C2">
        <w:rPr>
          <w:noProof/>
          <w14:ligatures w14:val="standardContextual"/>
        </w:rPr>
        <w:drawing>
          <wp:anchor distT="0" distB="0" distL="114300" distR="114300" simplePos="0" relativeHeight="251658244" behindDoc="0" locked="0" layoutInCell="1" allowOverlap="1" wp14:anchorId="0E727A46" wp14:editId="0FF77324">
            <wp:simplePos x="0" y="0"/>
            <wp:positionH relativeFrom="column">
              <wp:posOffset>2286000</wp:posOffset>
            </wp:positionH>
            <wp:positionV relativeFrom="paragraph">
              <wp:posOffset>362585</wp:posOffset>
            </wp:positionV>
            <wp:extent cx="2529205" cy="1981200"/>
            <wp:effectExtent l="0" t="0" r="4445" b="0"/>
            <wp:wrapThrough wrapText="bothSides">
              <wp:wrapPolygon edited="0">
                <wp:start x="0" y="0"/>
                <wp:lineTo x="0" y="21392"/>
                <wp:lineTo x="21475" y="21392"/>
                <wp:lineTo x="21475" y="0"/>
                <wp:lineTo x="0" y="0"/>
              </wp:wrapPolygon>
            </wp:wrapThrough>
            <wp:docPr id="484697546" name="Picture 484697546" descr="A graph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97546" name="Picture 1" descr="A graph with a green li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29205" cy="1981200"/>
                    </a:xfrm>
                    <a:prstGeom prst="rect">
                      <a:avLst/>
                    </a:prstGeom>
                  </pic:spPr>
                </pic:pic>
              </a:graphicData>
            </a:graphic>
            <wp14:sizeRelH relativeFrom="page">
              <wp14:pctWidth>0</wp14:pctWidth>
            </wp14:sizeRelH>
            <wp14:sizeRelV relativeFrom="page">
              <wp14:pctHeight>0</wp14:pctHeight>
            </wp14:sizeRelV>
          </wp:anchor>
        </w:drawing>
      </w:r>
      <w:r w:rsidRPr="003B681C">
        <w:rPr>
          <w:noProof/>
        </w:rPr>
        <w:drawing>
          <wp:anchor distT="0" distB="0" distL="114300" distR="114300" simplePos="0" relativeHeight="251658243" behindDoc="0" locked="0" layoutInCell="1" allowOverlap="1" wp14:anchorId="33E2659D" wp14:editId="2308DA03">
            <wp:simplePos x="0" y="0"/>
            <wp:positionH relativeFrom="column">
              <wp:posOffset>38100</wp:posOffset>
            </wp:positionH>
            <wp:positionV relativeFrom="paragraph">
              <wp:posOffset>362585</wp:posOffset>
            </wp:positionV>
            <wp:extent cx="2305050" cy="2026285"/>
            <wp:effectExtent l="0" t="0" r="0" b="0"/>
            <wp:wrapThrough wrapText="bothSides">
              <wp:wrapPolygon edited="0">
                <wp:start x="0" y="0"/>
                <wp:lineTo x="0" y="21322"/>
                <wp:lineTo x="21421" y="21322"/>
                <wp:lineTo x="21421" y="0"/>
                <wp:lineTo x="0" y="0"/>
              </wp:wrapPolygon>
            </wp:wrapThrough>
            <wp:docPr id="100920636" name="Picture 100920636"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0636" name="Picture 1" descr="A graph with numbers and lin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05050" cy="2026285"/>
                    </a:xfrm>
                    <a:prstGeom prst="rect">
                      <a:avLst/>
                    </a:prstGeom>
                  </pic:spPr>
                </pic:pic>
              </a:graphicData>
            </a:graphic>
            <wp14:sizeRelH relativeFrom="page">
              <wp14:pctWidth>0</wp14:pctWidth>
            </wp14:sizeRelH>
            <wp14:sizeRelV relativeFrom="page">
              <wp14:pctHeight>0</wp14:pctHeight>
            </wp14:sizeRelV>
          </wp:anchor>
        </w:drawing>
      </w:r>
      <w:r w:rsidR="00F3612A">
        <w:t>Below is the boxplot:</w:t>
      </w:r>
    </w:p>
    <w:p w14:paraId="3C78736A" w14:textId="01FED4A4" w:rsidR="004E0401" w:rsidRDefault="004C0CF5" w:rsidP="005C5068">
      <w:pPr>
        <w:rPr>
          <w:noProof/>
          <w14:ligatures w14:val="standardContextual"/>
        </w:rPr>
      </w:pPr>
      <w:r w:rsidRPr="003D23D3">
        <w:t xml:space="preserve">In summary, figure </w:t>
      </w:r>
      <w:r>
        <w:t>3</w:t>
      </w:r>
      <w:r w:rsidRPr="003D23D3">
        <w:t xml:space="preserve"> represents the rent distribution before cleaning, while figure </w:t>
      </w:r>
      <w:r>
        <w:t>4</w:t>
      </w:r>
      <w:r w:rsidRPr="003D23D3">
        <w:t xml:space="preserve"> portrays the distribution after cleaning. </w:t>
      </w:r>
    </w:p>
    <w:p w14:paraId="555CE959" w14:textId="77777777" w:rsidR="00406B3B" w:rsidRDefault="00406B3B" w:rsidP="00406B3B">
      <w:pPr>
        <w:pStyle w:val="Heading4"/>
        <w:rPr>
          <w:rFonts w:ascii="Times New Roman" w:hAnsi="Times New Roman" w:cs="Times New Roman"/>
        </w:rPr>
      </w:pPr>
    </w:p>
    <w:p w14:paraId="6B33C2B0" w14:textId="77777777" w:rsidR="006B39E1" w:rsidRPr="006B39E1" w:rsidRDefault="006B39E1" w:rsidP="006B39E1"/>
    <w:p w14:paraId="3C7EF69A" w14:textId="5D7B118B" w:rsidR="00406B3B" w:rsidRPr="00DF04B6" w:rsidRDefault="00406B3B" w:rsidP="00406B3B">
      <w:pPr>
        <w:pStyle w:val="Heading4"/>
        <w:rPr>
          <w:rFonts w:ascii="Times New Roman" w:hAnsi="Times New Roman" w:cs="Times New Roman"/>
        </w:rPr>
      </w:pPr>
      <w:bookmarkStart w:id="41" w:name="_Toc662365849"/>
      <w:bookmarkStart w:id="42" w:name="_Toc144127758"/>
      <w:bookmarkStart w:id="43" w:name="_Toc701129867"/>
      <w:bookmarkStart w:id="44" w:name="_Toc144493692"/>
      <w:r w:rsidRPr="4BB4AAB5">
        <w:rPr>
          <w:rFonts w:ascii="Times New Roman" w:hAnsi="Times New Roman" w:cs="Times New Roman"/>
        </w:rPr>
        <w:t>S</w:t>
      </w:r>
      <w:r w:rsidR="60356157" w:rsidRPr="4BB4AAB5">
        <w:rPr>
          <w:rFonts w:ascii="Times New Roman" w:hAnsi="Times New Roman" w:cs="Times New Roman"/>
        </w:rPr>
        <w:t>ize</w:t>
      </w:r>
      <w:bookmarkEnd w:id="41"/>
      <w:bookmarkEnd w:id="42"/>
      <w:bookmarkEnd w:id="43"/>
      <w:bookmarkEnd w:id="44"/>
    </w:p>
    <w:p w14:paraId="72CAAA44" w14:textId="77777777" w:rsidR="00D50DF5" w:rsidRDefault="00C91FE9" w:rsidP="000149BF">
      <w:r>
        <w:rPr>
          <w:noProof/>
          <w14:ligatures w14:val="standardContextual"/>
        </w:rPr>
        <w:drawing>
          <wp:inline distT="0" distB="0" distL="0" distR="0" wp14:anchorId="439722CB" wp14:editId="0AABAEDF">
            <wp:extent cx="4838700" cy="1225701"/>
            <wp:effectExtent l="0" t="0" r="0" b="0"/>
            <wp:docPr id="1599769810" name="Picture 1599769810"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69810" name="Picture 1" descr="A white background with blue text&#10;&#10;Description automatically generated"/>
                    <pic:cNvPicPr/>
                  </pic:nvPicPr>
                  <pic:blipFill>
                    <a:blip r:embed="rId21"/>
                    <a:stretch>
                      <a:fillRect/>
                    </a:stretch>
                  </pic:blipFill>
                  <pic:spPr>
                    <a:xfrm>
                      <a:off x="0" y="0"/>
                      <a:ext cx="4875939" cy="1235134"/>
                    </a:xfrm>
                    <a:prstGeom prst="rect">
                      <a:avLst/>
                    </a:prstGeom>
                  </pic:spPr>
                </pic:pic>
              </a:graphicData>
            </a:graphic>
          </wp:inline>
        </w:drawing>
      </w:r>
    </w:p>
    <w:p w14:paraId="24B88B2B" w14:textId="6232444F" w:rsidR="00E35EDF" w:rsidRDefault="00263847" w:rsidP="000149BF">
      <w:pPr>
        <w:rPr>
          <w:noProof/>
          <w14:ligatures w14:val="standardContextual"/>
        </w:rPr>
      </w:pPr>
      <w:r w:rsidRPr="00263847">
        <w:lastRenderedPageBreak/>
        <w:t>Coding</w:t>
      </w:r>
      <w:r w:rsidR="00D50DF5" w:rsidRPr="00784926">
        <w:t xml:space="preserve"> </w:t>
      </w:r>
      <w:r w:rsidR="00D50DF5" w:rsidRPr="00D50DF5">
        <w:t xml:space="preserve">copies house_data_v1 to house_data_v2. </w:t>
      </w:r>
      <w:r w:rsidRPr="00263847">
        <w:t xml:space="preserve">'Size' </w:t>
      </w:r>
      <w:r w:rsidR="00D50DF5" w:rsidRPr="00D50DF5">
        <w:t>quartiles (25th, 50th, and 75th percentiles) of house_data_</w:t>
      </w:r>
      <w:r w:rsidRPr="00263847">
        <w:t>v2</w:t>
      </w:r>
      <w:r w:rsidR="00D50DF5" w:rsidRPr="00D50DF5">
        <w:t xml:space="preserve"> are computed without NA values. </w:t>
      </w:r>
      <w:r w:rsidRPr="00263847">
        <w:t>Calculate</w:t>
      </w:r>
      <w:r w:rsidR="00D50DF5" w:rsidRPr="00D50DF5">
        <w:t xml:space="preserve"> 'Size' column outliers below or </w:t>
      </w:r>
      <w:r w:rsidRPr="00263847">
        <w:t>over</w:t>
      </w:r>
      <w:r w:rsidR="00D50DF5" w:rsidRPr="00D50DF5">
        <w:t xml:space="preserve"> thresholds (0 and 3500</w:t>
      </w:r>
      <w:r w:rsidRPr="00263847">
        <w:t>). Replacement of</w:t>
      </w:r>
      <w:r w:rsidR="00D50DF5" w:rsidRPr="00D50DF5">
        <w:t xml:space="preserve"> House_data_v2 rows with 'Size' values above 3500 </w:t>
      </w:r>
      <w:r w:rsidRPr="00263847">
        <w:t>with second and third quartile random samples. Viewers show altered</w:t>
      </w:r>
      <w:r w:rsidR="00D50DF5" w:rsidRPr="00D50DF5">
        <w:t xml:space="preserve"> data </w:t>
      </w:r>
      <w:r w:rsidRPr="00263847">
        <w:t>frames. After that, a notice says no lines (rows) were eliminated.</w:t>
      </w:r>
      <w:r w:rsidR="00D50DF5" w:rsidRPr="00D50DF5">
        <w:t xml:space="preserve"> </w:t>
      </w:r>
      <w:r w:rsidR="00A326B0" w:rsidRPr="0061225A">
        <w:t xml:space="preserve">Lastly, a message is displayed </w:t>
      </w:r>
      <w:r w:rsidR="00A326B0" w:rsidRPr="00F60609">
        <w:t>indicating that no lines (rows) were removed.</w:t>
      </w:r>
    </w:p>
    <w:p w14:paraId="1E500921" w14:textId="4D13AFDA" w:rsidR="00766147" w:rsidRDefault="00E35EDF" w:rsidP="000149BF">
      <w:r>
        <w:rPr>
          <w:noProof/>
          <w14:ligatures w14:val="standardContextual"/>
        </w:rPr>
        <w:drawing>
          <wp:inline distT="0" distB="0" distL="0" distR="0" wp14:anchorId="2FD2389E" wp14:editId="51BC262A">
            <wp:extent cx="4799965" cy="542048"/>
            <wp:effectExtent l="0" t="0" r="635" b="0"/>
            <wp:docPr id="1529808527" name="Picture 1529808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08527" name=""/>
                    <pic:cNvPicPr/>
                  </pic:nvPicPr>
                  <pic:blipFill>
                    <a:blip r:embed="rId22"/>
                    <a:stretch>
                      <a:fillRect/>
                    </a:stretch>
                  </pic:blipFill>
                  <pic:spPr>
                    <a:xfrm>
                      <a:off x="0" y="0"/>
                      <a:ext cx="4848793" cy="547562"/>
                    </a:xfrm>
                    <a:prstGeom prst="rect">
                      <a:avLst/>
                    </a:prstGeom>
                  </pic:spPr>
                </pic:pic>
              </a:graphicData>
            </a:graphic>
          </wp:inline>
        </w:drawing>
      </w:r>
    </w:p>
    <w:p w14:paraId="2D9A1B57" w14:textId="3796CCA9" w:rsidR="00AA06AB" w:rsidRDefault="00AA06AB" w:rsidP="000149BF">
      <w:r>
        <w:t>The code above</w:t>
      </w:r>
      <w:r w:rsidRPr="004B3E19">
        <w:t xml:space="preserve"> employs a histogram as the primary display, where each bar represents a range of </w:t>
      </w:r>
      <w:r w:rsidR="00326F05">
        <w:t>size</w:t>
      </w:r>
      <w:r w:rsidRPr="004B3E19">
        <w:t xml:space="preserve"> values. </w:t>
      </w:r>
    </w:p>
    <w:p w14:paraId="5A5A7E58" w14:textId="4CCAB396" w:rsidR="00326F05" w:rsidRDefault="00D97C32" w:rsidP="000149BF">
      <w:r>
        <w:t>Below is the histogram:</w:t>
      </w:r>
      <w:r w:rsidR="00326F05" w:rsidRPr="00326F05">
        <w:t xml:space="preserve"> </w:t>
      </w:r>
    </w:p>
    <w:p w14:paraId="0B794D49" w14:textId="363E820B" w:rsidR="00326F05" w:rsidRDefault="002F384C" w:rsidP="000149BF">
      <w:r w:rsidRPr="00600753">
        <w:rPr>
          <w:noProof/>
        </w:rPr>
        <mc:AlternateContent>
          <mc:Choice Requires="wps">
            <w:drawing>
              <wp:anchor distT="0" distB="0" distL="114300" distR="114300" simplePos="0" relativeHeight="251658251" behindDoc="0" locked="0" layoutInCell="1" allowOverlap="1" wp14:anchorId="6F55C77C" wp14:editId="2C7FA59F">
                <wp:simplePos x="0" y="0"/>
                <wp:positionH relativeFrom="margin">
                  <wp:posOffset>5382330</wp:posOffset>
                </wp:positionH>
                <wp:positionV relativeFrom="page">
                  <wp:posOffset>4908550</wp:posOffset>
                </wp:positionV>
                <wp:extent cx="1370965" cy="190500"/>
                <wp:effectExtent l="0" t="0" r="635" b="0"/>
                <wp:wrapThrough wrapText="bothSides">
                  <wp:wrapPolygon edited="0">
                    <wp:start x="0" y="0"/>
                    <wp:lineTo x="0" y="19440"/>
                    <wp:lineTo x="21310" y="19440"/>
                    <wp:lineTo x="21310" y="0"/>
                    <wp:lineTo x="0" y="0"/>
                  </wp:wrapPolygon>
                </wp:wrapThrough>
                <wp:docPr id="635088728" name="Text Box 635088728"/>
                <wp:cNvGraphicFramePr/>
                <a:graphic xmlns:a="http://schemas.openxmlformats.org/drawingml/2006/main">
                  <a:graphicData uri="http://schemas.microsoft.com/office/word/2010/wordprocessingShape">
                    <wps:wsp>
                      <wps:cNvSpPr txBox="1"/>
                      <wps:spPr>
                        <a:xfrm>
                          <a:off x="0" y="0"/>
                          <a:ext cx="1370965" cy="190500"/>
                        </a:xfrm>
                        <a:prstGeom prst="rect">
                          <a:avLst/>
                        </a:prstGeom>
                        <a:solidFill>
                          <a:prstClr val="white"/>
                        </a:solidFill>
                        <a:ln>
                          <a:noFill/>
                        </a:ln>
                      </wps:spPr>
                      <wps:txbx>
                        <w:txbxContent>
                          <w:p w14:paraId="44B6DCB9" w14:textId="77777777" w:rsidR="00F616AE" w:rsidRPr="004C0CF5" w:rsidRDefault="00F616AE" w:rsidP="00F616AE">
                            <w:pPr>
                              <w:pStyle w:val="Caption"/>
                              <w:jc w:val="center"/>
                              <w:rPr>
                                <w:sz w:val="24"/>
                                <w:szCs w:val="24"/>
                              </w:rPr>
                            </w:pPr>
                            <w:r w:rsidRPr="004C0CF5">
                              <w:rPr>
                                <w:sz w:val="24"/>
                                <w:szCs w:val="24"/>
                              </w:rPr>
                              <w:t xml:space="preserve">Figure </w:t>
                            </w:r>
                            <w:r w:rsidR="00EA344D">
                              <w:rPr>
                                <w:sz w:val="24"/>
                                <w:szCs w:val="24"/>
                              </w:rPr>
                              <w:t>9</w:t>
                            </w:r>
                            <w:r w:rsidRPr="004C0CF5">
                              <w:rPr>
                                <w:sz w:val="24"/>
                                <w:szCs w:val="24"/>
                              </w:rPr>
                              <w:t xml:space="preserve">: </w:t>
                            </w:r>
                            <w:r w:rsidR="00F21C44">
                              <w:rPr>
                                <w:sz w:val="24"/>
                                <w:szCs w:val="24"/>
                              </w:rPr>
                              <w:t>BHK</w:t>
                            </w:r>
                            <w:r w:rsidRPr="004C0CF5">
                              <w:rPr>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5C77C" id="Text Box 635088728" o:spid="_x0000_s1030" type="#_x0000_t202" style="position:absolute;left:0;text-align:left;margin-left:423.8pt;margin-top:386.5pt;width:107.95pt;height:15pt;z-index:251658251;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" stroked="f">
                <v:textbox inset="0,0,0,0">
                  <w:txbxContent>
                    <w:p w14:paraId="44B6DCB9" w14:textId="77777777" w:rsidR="00F616AE" w:rsidRPr="004C0CF5" w:rsidRDefault="00F616AE" w:rsidP="00F616AE">
                      <w:pPr>
                        <w:pStyle w:val="Caption"/>
                        <w:jc w:val="center"/>
                        <w:rPr>
                          <w:sz w:val="24"/>
                          <w:szCs w:val="24"/>
                        </w:rPr>
                      </w:pPr>
                      <w:r w:rsidRPr="004C0CF5">
                        <w:rPr>
                          <w:sz w:val="24"/>
                          <w:szCs w:val="24"/>
                        </w:rPr>
                        <w:t xml:space="preserve">Figure </w:t>
                      </w:r>
                      <w:r w:rsidR="00EA344D">
                        <w:rPr>
                          <w:sz w:val="24"/>
                          <w:szCs w:val="24"/>
                        </w:rPr>
                        <w:t>9</w:t>
                      </w:r>
                      <w:r w:rsidRPr="004C0CF5">
                        <w:rPr>
                          <w:sz w:val="24"/>
                          <w:szCs w:val="24"/>
                        </w:rPr>
                        <w:t xml:space="preserve">: </w:t>
                      </w:r>
                      <w:r w:rsidR="00F21C44">
                        <w:rPr>
                          <w:sz w:val="24"/>
                          <w:szCs w:val="24"/>
                        </w:rPr>
                        <w:t>BHK</w:t>
                      </w:r>
                      <w:r w:rsidRPr="004C0CF5">
                        <w:rPr>
                          <w:sz w:val="24"/>
                          <w:szCs w:val="24"/>
                        </w:rPr>
                        <w:t xml:space="preserve"> </w:t>
                      </w:r>
                    </w:p>
                  </w:txbxContent>
                </v:textbox>
                <w10:wrap type="through" anchorx="margin" anchory="page"/>
              </v:shape>
            </w:pict>
          </mc:Fallback>
        </mc:AlternateContent>
      </w:r>
      <w:r w:rsidR="0002322A">
        <w:rPr>
          <w:noProof/>
        </w:rPr>
        <mc:AlternateContent>
          <mc:Choice Requires="wps">
            <w:drawing>
              <wp:anchor distT="0" distB="0" distL="114300" distR="114300" simplePos="0" relativeHeight="251658247" behindDoc="0" locked="0" layoutInCell="1" allowOverlap="1" wp14:anchorId="7409D1C5" wp14:editId="21596EC1">
                <wp:simplePos x="0" y="0"/>
                <wp:positionH relativeFrom="margin">
                  <wp:posOffset>-161925</wp:posOffset>
                </wp:positionH>
                <wp:positionV relativeFrom="page">
                  <wp:posOffset>5952772</wp:posOffset>
                </wp:positionV>
                <wp:extent cx="2647315" cy="209550"/>
                <wp:effectExtent l="0" t="0" r="635" b="0"/>
                <wp:wrapThrough wrapText="bothSides">
                  <wp:wrapPolygon edited="0">
                    <wp:start x="0" y="0"/>
                    <wp:lineTo x="0" y="19636"/>
                    <wp:lineTo x="21450" y="19636"/>
                    <wp:lineTo x="21450" y="0"/>
                    <wp:lineTo x="0" y="0"/>
                  </wp:wrapPolygon>
                </wp:wrapThrough>
                <wp:docPr id="1924575211" name="Text Box 1924575211"/>
                <wp:cNvGraphicFramePr/>
                <a:graphic xmlns:a="http://schemas.openxmlformats.org/drawingml/2006/main">
                  <a:graphicData uri="http://schemas.microsoft.com/office/word/2010/wordprocessingShape">
                    <wps:wsp>
                      <wps:cNvSpPr txBox="1"/>
                      <wps:spPr>
                        <a:xfrm>
                          <a:off x="0" y="0"/>
                          <a:ext cx="2647315" cy="209550"/>
                        </a:xfrm>
                        <a:prstGeom prst="rect">
                          <a:avLst/>
                        </a:prstGeom>
                        <a:solidFill>
                          <a:prstClr val="white"/>
                        </a:solidFill>
                        <a:ln>
                          <a:noFill/>
                        </a:ln>
                      </wps:spPr>
                      <wps:txbx>
                        <w:txbxContent>
                          <w:p w14:paraId="199E04C4" w14:textId="45F1022D" w:rsidR="00F057BD" w:rsidRPr="004C0CF5" w:rsidRDefault="00F057BD" w:rsidP="00F057BD">
                            <w:pPr>
                              <w:pStyle w:val="Caption"/>
                              <w:jc w:val="center"/>
                              <w:rPr>
                                <w:sz w:val="24"/>
                                <w:szCs w:val="24"/>
                              </w:rPr>
                            </w:pPr>
                            <w:r w:rsidRPr="004C0CF5">
                              <w:rPr>
                                <w:sz w:val="24"/>
                                <w:szCs w:val="24"/>
                              </w:rPr>
                              <w:t xml:space="preserve">Figure </w:t>
                            </w:r>
                            <w:r w:rsidR="001B5DFC">
                              <w:rPr>
                                <w:sz w:val="24"/>
                                <w:szCs w:val="24"/>
                              </w:rPr>
                              <w:t>5</w:t>
                            </w:r>
                            <w:r w:rsidRPr="004C0CF5">
                              <w:rPr>
                                <w:sz w:val="24"/>
                                <w:szCs w:val="24"/>
                              </w:rPr>
                              <w:t xml:space="preserve">: </w:t>
                            </w:r>
                            <w:r>
                              <w:rPr>
                                <w:sz w:val="24"/>
                                <w:szCs w:val="24"/>
                              </w:rPr>
                              <w:t>Size</w:t>
                            </w:r>
                            <w:r w:rsidRPr="004C0CF5">
                              <w:rPr>
                                <w:sz w:val="24"/>
                                <w:szCs w:val="24"/>
                              </w:rPr>
                              <w:t xml:space="preserve"> (Before Clean)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09D1C5" id="Text Box 1924575211" o:spid="_x0000_s1031" type="#_x0000_t202" style="position:absolute;left:0;text-align:left;margin-left:-12.75pt;margin-top:468.7pt;width:208.45pt;height:16.5pt;z-index:251658247;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" stroked="f">
                <v:textbox inset="0,0,0,0">
                  <w:txbxContent>
                    <w:p w14:paraId="199E04C4" w14:textId="45F1022D" w:rsidR="00F057BD" w:rsidRPr="004C0CF5" w:rsidRDefault="00F057BD" w:rsidP="00F057BD">
                      <w:pPr>
                        <w:pStyle w:val="Caption"/>
                        <w:jc w:val="center"/>
                        <w:rPr>
                          <w:sz w:val="24"/>
                          <w:szCs w:val="24"/>
                        </w:rPr>
                      </w:pPr>
                      <w:r w:rsidRPr="004C0CF5">
                        <w:rPr>
                          <w:sz w:val="24"/>
                          <w:szCs w:val="24"/>
                        </w:rPr>
                        <w:t xml:space="preserve">Figure </w:t>
                      </w:r>
                      <w:r w:rsidR="001B5DFC">
                        <w:rPr>
                          <w:sz w:val="24"/>
                          <w:szCs w:val="24"/>
                        </w:rPr>
                        <w:t>5</w:t>
                      </w:r>
                      <w:r w:rsidRPr="004C0CF5">
                        <w:rPr>
                          <w:sz w:val="24"/>
                          <w:szCs w:val="24"/>
                        </w:rPr>
                        <w:t xml:space="preserve">: </w:t>
                      </w:r>
                      <w:r>
                        <w:rPr>
                          <w:sz w:val="24"/>
                          <w:szCs w:val="24"/>
                        </w:rPr>
                        <w:t>Size</w:t>
                      </w:r>
                      <w:r w:rsidRPr="004C0CF5">
                        <w:rPr>
                          <w:sz w:val="24"/>
                          <w:szCs w:val="24"/>
                        </w:rPr>
                        <w:t xml:space="preserve"> (Before Clean)</w:t>
                      </w:r>
                    </w:p>
                  </w:txbxContent>
                </v:textbox>
                <w10:wrap type="through" anchorx="margin" anchory="page"/>
              </v:shape>
            </w:pict>
          </mc:Fallback>
        </mc:AlternateContent>
      </w:r>
      <w:r w:rsidR="004156F3">
        <w:rPr>
          <w:noProof/>
        </w:rPr>
        <mc:AlternateContent>
          <mc:Choice Requires="wps">
            <w:drawing>
              <wp:anchor distT="0" distB="0" distL="114300" distR="114300" simplePos="0" relativeHeight="251658248" behindDoc="0" locked="0" layoutInCell="1" allowOverlap="1" wp14:anchorId="6D9F54A5" wp14:editId="4C599DEA">
                <wp:simplePos x="0" y="0"/>
                <wp:positionH relativeFrom="column">
                  <wp:align>right</wp:align>
                </wp:positionH>
                <wp:positionV relativeFrom="paragraph">
                  <wp:posOffset>1861185</wp:posOffset>
                </wp:positionV>
                <wp:extent cx="2647315" cy="200025"/>
                <wp:effectExtent l="0" t="0" r="635" b="9525"/>
                <wp:wrapThrough wrapText="bothSides">
                  <wp:wrapPolygon edited="0">
                    <wp:start x="0" y="0"/>
                    <wp:lineTo x="0" y="20571"/>
                    <wp:lineTo x="21450" y="20571"/>
                    <wp:lineTo x="21450" y="0"/>
                    <wp:lineTo x="0" y="0"/>
                  </wp:wrapPolygon>
                </wp:wrapThrough>
                <wp:docPr id="67214444" name="Text Box 67214444"/>
                <wp:cNvGraphicFramePr/>
                <a:graphic xmlns:a="http://schemas.openxmlformats.org/drawingml/2006/main">
                  <a:graphicData uri="http://schemas.microsoft.com/office/word/2010/wordprocessingShape">
                    <wps:wsp>
                      <wps:cNvSpPr txBox="1"/>
                      <wps:spPr>
                        <a:xfrm>
                          <a:off x="0" y="0"/>
                          <a:ext cx="2647315" cy="200025"/>
                        </a:xfrm>
                        <a:prstGeom prst="rect">
                          <a:avLst/>
                        </a:prstGeom>
                        <a:solidFill>
                          <a:prstClr val="white"/>
                        </a:solidFill>
                        <a:ln>
                          <a:noFill/>
                        </a:ln>
                      </wps:spPr>
                      <wps:txbx>
                        <w:txbxContent>
                          <w:p w14:paraId="2F333E36" w14:textId="2EB0A18B" w:rsidR="00F057BD" w:rsidRPr="004C0CF5" w:rsidRDefault="00F057BD" w:rsidP="00F057BD">
                            <w:pPr>
                              <w:pStyle w:val="Caption"/>
                              <w:jc w:val="center"/>
                              <w:rPr>
                                <w:sz w:val="24"/>
                                <w:szCs w:val="24"/>
                              </w:rPr>
                            </w:pPr>
                            <w:r w:rsidRPr="004C0CF5">
                              <w:rPr>
                                <w:sz w:val="24"/>
                                <w:szCs w:val="24"/>
                              </w:rPr>
                              <w:t xml:space="preserve">Figure </w:t>
                            </w:r>
                            <w:r w:rsidR="001B5DFC">
                              <w:rPr>
                                <w:sz w:val="24"/>
                                <w:szCs w:val="24"/>
                              </w:rPr>
                              <w:t>6</w:t>
                            </w:r>
                            <w:r w:rsidRPr="004C0CF5">
                              <w:rPr>
                                <w:sz w:val="24"/>
                                <w:szCs w:val="24"/>
                              </w:rPr>
                              <w:t xml:space="preserve">: </w:t>
                            </w:r>
                            <w:r>
                              <w:rPr>
                                <w:sz w:val="24"/>
                                <w:szCs w:val="24"/>
                              </w:rPr>
                              <w:t>Size</w:t>
                            </w:r>
                            <w:r w:rsidRPr="004C0CF5">
                              <w:rPr>
                                <w:sz w:val="24"/>
                                <w:szCs w:val="24"/>
                              </w:rPr>
                              <w:t xml:space="preserve"> (</w:t>
                            </w:r>
                            <w:r>
                              <w:rPr>
                                <w:sz w:val="24"/>
                                <w:szCs w:val="24"/>
                              </w:rPr>
                              <w:t>After</w:t>
                            </w:r>
                            <w:r w:rsidRPr="004C0CF5">
                              <w:rPr>
                                <w:sz w:val="24"/>
                                <w:szCs w:val="24"/>
                              </w:rPr>
                              <w:t xml:space="preserve"> Clean)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9F54A5" id="Text Box 67214444" o:spid="_x0000_s1032" type="#_x0000_t202" style="position:absolute;left:0;text-align:left;margin-left:157.25pt;margin-top:146.55pt;width:208.45pt;height:15.75pt;z-index:251658248;visibility:visible;mso-wrap-style:square;mso-height-percent:0;mso-wrap-distance-left:9pt;mso-wrap-distance-top:0;mso-wrap-distance-right:9pt;mso-wrap-distance-bottom:0;mso-position-horizontal:right;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" stroked="f">
                <v:textbox inset="0,0,0,0">
                  <w:txbxContent>
                    <w:p w14:paraId="2F333E36" w14:textId="2EB0A18B" w:rsidR="00F057BD" w:rsidRPr="004C0CF5" w:rsidRDefault="00F057BD" w:rsidP="00F057BD">
                      <w:pPr>
                        <w:pStyle w:val="Caption"/>
                        <w:jc w:val="center"/>
                        <w:rPr>
                          <w:sz w:val="24"/>
                          <w:szCs w:val="24"/>
                        </w:rPr>
                      </w:pPr>
                      <w:r w:rsidRPr="004C0CF5">
                        <w:rPr>
                          <w:sz w:val="24"/>
                          <w:szCs w:val="24"/>
                        </w:rPr>
                        <w:t xml:space="preserve">Figure </w:t>
                      </w:r>
                      <w:r w:rsidR="001B5DFC">
                        <w:rPr>
                          <w:sz w:val="24"/>
                          <w:szCs w:val="24"/>
                        </w:rPr>
                        <w:t>6</w:t>
                      </w:r>
                      <w:r w:rsidRPr="004C0CF5">
                        <w:rPr>
                          <w:sz w:val="24"/>
                          <w:szCs w:val="24"/>
                        </w:rPr>
                        <w:t xml:space="preserve">: </w:t>
                      </w:r>
                      <w:r>
                        <w:rPr>
                          <w:sz w:val="24"/>
                          <w:szCs w:val="24"/>
                        </w:rPr>
                        <w:t>Size</w:t>
                      </w:r>
                      <w:r w:rsidRPr="004C0CF5">
                        <w:rPr>
                          <w:sz w:val="24"/>
                          <w:szCs w:val="24"/>
                        </w:rPr>
                        <w:t xml:space="preserve"> (</w:t>
                      </w:r>
                      <w:r>
                        <w:rPr>
                          <w:sz w:val="24"/>
                          <w:szCs w:val="24"/>
                        </w:rPr>
                        <w:t>After</w:t>
                      </w:r>
                      <w:r w:rsidRPr="004C0CF5">
                        <w:rPr>
                          <w:sz w:val="24"/>
                          <w:szCs w:val="24"/>
                        </w:rPr>
                        <w:t xml:space="preserve"> Clean)</w:t>
                      </w:r>
                    </w:p>
                  </w:txbxContent>
                </v:textbox>
                <w10:wrap type="through"/>
              </v:shape>
            </w:pict>
          </mc:Fallback>
        </mc:AlternateContent>
      </w:r>
      <w:r w:rsidR="00326F05" w:rsidRPr="002560F0">
        <w:rPr>
          <w:noProof/>
        </w:rPr>
        <w:drawing>
          <wp:inline distT="0" distB="0" distL="0" distR="0" wp14:anchorId="336BF05B" wp14:editId="5FA890BB">
            <wp:extent cx="2190750" cy="1780224"/>
            <wp:effectExtent l="0" t="0" r="0" b="0"/>
            <wp:docPr id="491697121" name="Picture 491697121" descr="A graph of a number of siz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97121" name="Picture 1" descr="A graph of a number of sizes&#10;&#10;Description automatically generated"/>
                    <pic:cNvPicPr/>
                  </pic:nvPicPr>
                  <pic:blipFill>
                    <a:blip r:embed="rId23"/>
                    <a:stretch>
                      <a:fillRect/>
                    </a:stretch>
                  </pic:blipFill>
                  <pic:spPr>
                    <a:xfrm>
                      <a:off x="0" y="0"/>
                      <a:ext cx="2229194" cy="1811464"/>
                    </a:xfrm>
                    <a:prstGeom prst="rect">
                      <a:avLst/>
                    </a:prstGeom>
                  </pic:spPr>
                </pic:pic>
              </a:graphicData>
            </a:graphic>
          </wp:inline>
        </w:drawing>
      </w:r>
      <w:r w:rsidR="00326F05">
        <w:rPr>
          <w:noProof/>
        </w:rPr>
        <w:drawing>
          <wp:inline distT="0" distB="0" distL="0" distR="0" wp14:anchorId="3FDC0EDA" wp14:editId="4977BE25">
            <wp:extent cx="2581275" cy="1788860"/>
            <wp:effectExtent l="0" t="0" r="0" b="1905"/>
            <wp:docPr id="1315933654" name="Picture 1315933654" descr="A graph of a number of green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33654" name="Picture 1315933654" descr="A graph of a number of green and blue bar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5186" cy="1826221"/>
                    </a:xfrm>
                    <a:prstGeom prst="rect">
                      <a:avLst/>
                    </a:prstGeom>
                    <a:noFill/>
                    <a:ln>
                      <a:noFill/>
                    </a:ln>
                  </pic:spPr>
                </pic:pic>
              </a:graphicData>
            </a:graphic>
          </wp:inline>
        </w:drawing>
      </w:r>
    </w:p>
    <w:p w14:paraId="7697840A" w14:textId="44F94A32" w:rsidR="00E0517D" w:rsidRPr="006D3097" w:rsidRDefault="00AA06AB" w:rsidP="000149BF">
      <w:r>
        <w:t>I</w:t>
      </w:r>
      <w:r w:rsidRPr="003D23D3">
        <w:t xml:space="preserve">n summary, figure </w:t>
      </w:r>
      <w:r w:rsidR="001B5DFC">
        <w:t>5</w:t>
      </w:r>
      <w:r w:rsidRPr="003D23D3">
        <w:t xml:space="preserve"> represents the </w:t>
      </w:r>
      <w:r>
        <w:t>size</w:t>
      </w:r>
      <w:r w:rsidRPr="003D23D3">
        <w:t xml:space="preserve"> before cleaning, while figure </w:t>
      </w:r>
      <w:r w:rsidR="001B5DFC">
        <w:t>6</w:t>
      </w:r>
      <w:r w:rsidRPr="003D23D3">
        <w:t xml:space="preserve"> portrays the </w:t>
      </w:r>
      <w:r>
        <w:t xml:space="preserve">size </w:t>
      </w:r>
      <w:r w:rsidRPr="003D23D3">
        <w:t xml:space="preserve">after cleaning. </w:t>
      </w:r>
    </w:p>
    <w:p w14:paraId="5E3ABCFD" w14:textId="7B59220B" w:rsidR="00E35EDF" w:rsidRDefault="00E35EDF" w:rsidP="000149BF">
      <w:r>
        <w:rPr>
          <w:noProof/>
          <w14:ligatures w14:val="standardContextual"/>
        </w:rPr>
        <w:drawing>
          <wp:inline distT="0" distB="0" distL="0" distR="0" wp14:anchorId="257BFC61" wp14:editId="48A6C5B2">
            <wp:extent cx="3693226" cy="757385"/>
            <wp:effectExtent l="0" t="0" r="2540" b="5080"/>
            <wp:docPr id="986499420" name="Picture 986499420"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99420" name="Picture 1" descr="A black text on a white background&#10;&#10;Description automatically generated"/>
                    <pic:cNvPicPr/>
                  </pic:nvPicPr>
                  <pic:blipFill>
                    <a:blip r:embed="rId25"/>
                    <a:stretch>
                      <a:fillRect/>
                    </a:stretch>
                  </pic:blipFill>
                  <pic:spPr>
                    <a:xfrm>
                      <a:off x="0" y="0"/>
                      <a:ext cx="3712948" cy="761429"/>
                    </a:xfrm>
                    <a:prstGeom prst="rect">
                      <a:avLst/>
                    </a:prstGeom>
                  </pic:spPr>
                </pic:pic>
              </a:graphicData>
            </a:graphic>
          </wp:inline>
        </w:drawing>
      </w:r>
    </w:p>
    <w:p w14:paraId="7B989B03" w14:textId="77777777" w:rsidR="00AA06AB" w:rsidRDefault="00AA06AB" w:rsidP="000149BF">
      <w:r w:rsidRPr="004C0CF5">
        <w:t>The provided code utilizes a boxplot visualization to display ranges of rent values.</w:t>
      </w:r>
    </w:p>
    <w:p w14:paraId="14817B00" w14:textId="6E3179B7" w:rsidR="004861ED" w:rsidRDefault="00766147" w:rsidP="000149BF">
      <w:r>
        <w:t>Below is the boxplot:</w:t>
      </w:r>
    </w:p>
    <w:p w14:paraId="6845B12D" w14:textId="54403276" w:rsidR="00E0517D" w:rsidRDefault="0002322A" w:rsidP="000149BF">
      <w:r>
        <w:rPr>
          <w:noProof/>
        </w:rPr>
        <w:lastRenderedPageBreak/>
        <mc:AlternateContent>
          <mc:Choice Requires="wps">
            <w:drawing>
              <wp:anchor distT="0" distB="0" distL="114300" distR="114300" simplePos="0" relativeHeight="251658249" behindDoc="0" locked="0" layoutInCell="1" allowOverlap="1" wp14:anchorId="42B3F298" wp14:editId="09667006">
                <wp:simplePos x="0" y="0"/>
                <wp:positionH relativeFrom="margin">
                  <wp:posOffset>-127000</wp:posOffset>
                </wp:positionH>
                <wp:positionV relativeFrom="bottomMargin">
                  <wp:posOffset>-4782255</wp:posOffset>
                </wp:positionV>
                <wp:extent cx="2647315" cy="238125"/>
                <wp:effectExtent l="0" t="0" r="635" b="9525"/>
                <wp:wrapThrough wrapText="bothSides">
                  <wp:wrapPolygon edited="0">
                    <wp:start x="0" y="0"/>
                    <wp:lineTo x="0" y="20736"/>
                    <wp:lineTo x="21450" y="20736"/>
                    <wp:lineTo x="21450" y="0"/>
                    <wp:lineTo x="0" y="0"/>
                  </wp:wrapPolygon>
                </wp:wrapThrough>
                <wp:docPr id="1104002766" name="Text Box 1104002766"/>
                <wp:cNvGraphicFramePr/>
                <a:graphic xmlns:a="http://schemas.openxmlformats.org/drawingml/2006/main">
                  <a:graphicData uri="http://schemas.microsoft.com/office/word/2010/wordprocessingShape">
                    <wps:wsp>
                      <wps:cNvSpPr txBox="1"/>
                      <wps:spPr>
                        <a:xfrm>
                          <a:off x="0" y="0"/>
                          <a:ext cx="2647315" cy="238125"/>
                        </a:xfrm>
                        <a:prstGeom prst="rect">
                          <a:avLst/>
                        </a:prstGeom>
                        <a:solidFill>
                          <a:prstClr val="white"/>
                        </a:solidFill>
                        <a:ln>
                          <a:noFill/>
                        </a:ln>
                      </wps:spPr>
                      <wps:txbx>
                        <w:txbxContent>
                          <w:p w14:paraId="33F228A4" w14:textId="67078DA3" w:rsidR="001B5DFC" w:rsidRPr="004C0CF5" w:rsidRDefault="001B5DFC" w:rsidP="001B5DFC">
                            <w:pPr>
                              <w:pStyle w:val="Caption"/>
                              <w:jc w:val="center"/>
                              <w:rPr>
                                <w:sz w:val="24"/>
                                <w:szCs w:val="24"/>
                              </w:rPr>
                            </w:pPr>
                            <w:r w:rsidRPr="004C0CF5">
                              <w:rPr>
                                <w:sz w:val="24"/>
                                <w:szCs w:val="24"/>
                              </w:rPr>
                              <w:t xml:space="preserve">Figure </w:t>
                            </w:r>
                            <w:r>
                              <w:rPr>
                                <w:sz w:val="24"/>
                                <w:szCs w:val="24"/>
                              </w:rPr>
                              <w:t>7</w:t>
                            </w:r>
                            <w:r w:rsidRPr="004C0CF5">
                              <w:rPr>
                                <w:sz w:val="24"/>
                                <w:szCs w:val="24"/>
                              </w:rPr>
                              <w:t xml:space="preserve">: </w:t>
                            </w:r>
                            <w:r>
                              <w:rPr>
                                <w:sz w:val="24"/>
                                <w:szCs w:val="24"/>
                              </w:rPr>
                              <w:t>Size</w:t>
                            </w:r>
                            <w:r w:rsidRPr="004C0CF5">
                              <w:rPr>
                                <w:sz w:val="24"/>
                                <w:szCs w:val="24"/>
                              </w:rPr>
                              <w:t xml:space="preserve"> (Before Clean)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B3F298" id="Text Box 1104002766" o:spid="_x0000_s1033" type="#_x0000_t202" style="position:absolute;left:0;text-align:left;margin-left:-10pt;margin-top:-376.55pt;width:208.45pt;height:18.75pt;z-index:251658249;visibility:visible;mso-wrap-style:square;mso-height-percent:0;mso-wrap-distance-left:9pt;mso-wrap-distance-top:0;mso-wrap-distance-right:9pt;mso-wrap-distance-bottom:0;mso-position-horizontal:absolute;mso-position-horizontal-relative:margin;mso-position-vertical:absolute;mso-position-vertical-relative:bottom-margin-area;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" stroked="f">
                <v:textbox inset="0,0,0,0">
                  <w:txbxContent>
                    <w:p w14:paraId="33F228A4" w14:textId="67078DA3" w:rsidR="001B5DFC" w:rsidRPr="004C0CF5" w:rsidRDefault="001B5DFC" w:rsidP="001B5DFC">
                      <w:pPr>
                        <w:pStyle w:val="Caption"/>
                        <w:jc w:val="center"/>
                        <w:rPr>
                          <w:sz w:val="24"/>
                          <w:szCs w:val="24"/>
                        </w:rPr>
                      </w:pPr>
                      <w:r w:rsidRPr="004C0CF5">
                        <w:rPr>
                          <w:sz w:val="24"/>
                          <w:szCs w:val="24"/>
                        </w:rPr>
                        <w:t xml:space="preserve">Figure </w:t>
                      </w:r>
                      <w:r>
                        <w:rPr>
                          <w:sz w:val="24"/>
                          <w:szCs w:val="24"/>
                        </w:rPr>
                        <w:t>7</w:t>
                      </w:r>
                      <w:r w:rsidRPr="004C0CF5">
                        <w:rPr>
                          <w:sz w:val="24"/>
                          <w:szCs w:val="24"/>
                        </w:rPr>
                        <w:t xml:space="preserve">: </w:t>
                      </w:r>
                      <w:r>
                        <w:rPr>
                          <w:sz w:val="24"/>
                          <w:szCs w:val="24"/>
                        </w:rPr>
                        <w:t>Size</w:t>
                      </w:r>
                      <w:r w:rsidRPr="004C0CF5">
                        <w:rPr>
                          <w:sz w:val="24"/>
                          <w:szCs w:val="24"/>
                        </w:rPr>
                        <w:t xml:space="preserve"> (Before Clean)</w:t>
                      </w:r>
                    </w:p>
                  </w:txbxContent>
                </v:textbox>
                <w10:wrap type="through" anchorx="margin" anchory="margin"/>
              </v:shape>
            </w:pict>
          </mc:Fallback>
        </mc:AlternateContent>
      </w:r>
      <w:r w:rsidR="00F64F7A" w:rsidRPr="00F64F7A">
        <w:rPr>
          <w:noProof/>
        </w:rPr>
        <w:drawing>
          <wp:inline distT="0" distB="0" distL="0" distR="0" wp14:anchorId="3B642117" wp14:editId="699FCF5A">
            <wp:extent cx="2200275" cy="1794361"/>
            <wp:effectExtent l="0" t="0" r="0" b="0"/>
            <wp:docPr id="772418620" name="Picture 772418620" descr="A graph of a number of siz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18620" name="Picture 1" descr="A graph of a number of sizes&#10;&#10;Description automatically generated with medium confidence"/>
                    <pic:cNvPicPr/>
                  </pic:nvPicPr>
                  <pic:blipFill>
                    <a:blip r:embed="rId26"/>
                    <a:stretch>
                      <a:fillRect/>
                    </a:stretch>
                  </pic:blipFill>
                  <pic:spPr>
                    <a:xfrm>
                      <a:off x="0" y="0"/>
                      <a:ext cx="2221002" cy="1811265"/>
                    </a:xfrm>
                    <a:prstGeom prst="rect">
                      <a:avLst/>
                    </a:prstGeom>
                  </pic:spPr>
                </pic:pic>
              </a:graphicData>
            </a:graphic>
          </wp:inline>
        </w:drawing>
      </w:r>
      <w:r w:rsidR="00E0517D">
        <w:rPr>
          <w:noProof/>
        </w:rPr>
        <w:drawing>
          <wp:inline distT="0" distB="0" distL="0" distR="0" wp14:anchorId="1577DB77" wp14:editId="0943C8B9">
            <wp:extent cx="2418992" cy="1676400"/>
            <wp:effectExtent l="0" t="0" r="635" b="0"/>
            <wp:docPr id="1695192128" name="Picture 169519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6620" cy="1688616"/>
                    </a:xfrm>
                    <a:prstGeom prst="rect">
                      <a:avLst/>
                    </a:prstGeom>
                    <a:noFill/>
                    <a:ln>
                      <a:noFill/>
                    </a:ln>
                  </pic:spPr>
                </pic:pic>
              </a:graphicData>
            </a:graphic>
          </wp:inline>
        </w:drawing>
      </w:r>
    </w:p>
    <w:p w14:paraId="2D86A60E" w14:textId="5B7AEDDB" w:rsidR="001B5DFC" w:rsidRPr="004C0CF5" w:rsidRDefault="0002322A" w:rsidP="000149BF">
      <w:pPr>
        <w:rPr>
          <w:noProof/>
          <w14:ligatures w14:val="standardContextual"/>
        </w:rPr>
      </w:pPr>
      <w:r>
        <w:rPr>
          <w:noProof/>
        </w:rPr>
        <mc:AlternateContent>
          <mc:Choice Requires="wps">
            <w:drawing>
              <wp:anchor distT="0" distB="0" distL="114300" distR="114300" simplePos="0" relativeHeight="251658250" behindDoc="0" locked="0" layoutInCell="1" allowOverlap="1" wp14:anchorId="01290C12" wp14:editId="0E0374CB">
                <wp:simplePos x="0" y="0"/>
                <wp:positionH relativeFrom="column">
                  <wp:align>right</wp:align>
                </wp:positionH>
                <wp:positionV relativeFrom="page">
                  <wp:posOffset>10833735</wp:posOffset>
                </wp:positionV>
                <wp:extent cx="2647315" cy="266700"/>
                <wp:effectExtent l="0" t="0" r="635" b="0"/>
                <wp:wrapThrough wrapText="bothSides">
                  <wp:wrapPolygon edited="0">
                    <wp:start x="0" y="0"/>
                    <wp:lineTo x="0" y="20057"/>
                    <wp:lineTo x="21450" y="20057"/>
                    <wp:lineTo x="21450" y="0"/>
                    <wp:lineTo x="0" y="0"/>
                  </wp:wrapPolygon>
                </wp:wrapThrough>
                <wp:docPr id="1696768782" name="Text Box 1696768782"/>
                <wp:cNvGraphicFramePr/>
                <a:graphic xmlns:a="http://schemas.openxmlformats.org/drawingml/2006/main">
                  <a:graphicData uri="http://schemas.microsoft.com/office/word/2010/wordprocessingShape">
                    <wps:wsp>
                      <wps:cNvSpPr txBox="1"/>
                      <wps:spPr>
                        <a:xfrm>
                          <a:off x="0" y="0"/>
                          <a:ext cx="2647315" cy="266700"/>
                        </a:xfrm>
                        <a:prstGeom prst="rect">
                          <a:avLst/>
                        </a:prstGeom>
                        <a:solidFill>
                          <a:prstClr val="white"/>
                        </a:solidFill>
                        <a:ln>
                          <a:noFill/>
                        </a:ln>
                      </wps:spPr>
                      <wps:txbx>
                        <w:txbxContent>
                          <w:p w14:paraId="25754E0C" w14:textId="77777777" w:rsidR="001B5DFC" w:rsidRPr="004C0CF5" w:rsidRDefault="001B5DFC" w:rsidP="001B5DFC">
                            <w:pPr>
                              <w:pStyle w:val="Caption"/>
                              <w:jc w:val="center"/>
                              <w:rPr>
                                <w:sz w:val="24"/>
                                <w:szCs w:val="24"/>
                              </w:rPr>
                            </w:pPr>
                            <w:r w:rsidRPr="004C0CF5">
                              <w:rPr>
                                <w:sz w:val="24"/>
                                <w:szCs w:val="24"/>
                              </w:rPr>
                              <w:t xml:space="preserve">Figure </w:t>
                            </w:r>
                            <w:r>
                              <w:rPr>
                                <w:sz w:val="24"/>
                                <w:szCs w:val="24"/>
                              </w:rPr>
                              <w:t>8</w:t>
                            </w:r>
                            <w:r w:rsidRPr="004C0CF5">
                              <w:rPr>
                                <w:sz w:val="24"/>
                                <w:szCs w:val="24"/>
                              </w:rPr>
                              <w:t xml:space="preserve">: </w:t>
                            </w:r>
                            <w:r>
                              <w:rPr>
                                <w:sz w:val="24"/>
                                <w:szCs w:val="24"/>
                              </w:rPr>
                              <w:t>Size</w:t>
                            </w:r>
                            <w:r w:rsidRPr="004C0CF5">
                              <w:rPr>
                                <w:sz w:val="24"/>
                                <w:szCs w:val="24"/>
                              </w:rPr>
                              <w:t xml:space="preserve"> (</w:t>
                            </w:r>
                            <w:r w:rsidR="00052456">
                              <w:rPr>
                                <w:sz w:val="24"/>
                                <w:szCs w:val="24"/>
                              </w:rPr>
                              <w:t>After</w:t>
                            </w:r>
                            <w:r w:rsidRPr="004C0CF5">
                              <w:rPr>
                                <w:sz w:val="24"/>
                                <w:szCs w:val="24"/>
                              </w:rPr>
                              <w:t xml:space="preserve"> Clean)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290C12" id="Text Box 1696768782" o:spid="_x0000_s1034" type="#_x0000_t202" style="position:absolute;left:0;text-align:left;margin-left:157.25pt;margin-top:853.05pt;width:208.45pt;height:21pt;z-index:251658250;visibility:visible;mso-wrap-style:square;mso-height-percent:0;mso-wrap-distance-left:9pt;mso-wrap-distance-top:0;mso-wrap-distance-right:9pt;mso-wrap-distance-bottom:0;mso-position-horizontal:right;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" stroked="f">
                <v:textbox inset="0,0,0,0">
                  <w:txbxContent>
                    <w:p w14:paraId="25754E0C" w14:textId="77777777" w:rsidR="001B5DFC" w:rsidRPr="004C0CF5" w:rsidRDefault="001B5DFC" w:rsidP="001B5DFC">
                      <w:pPr>
                        <w:pStyle w:val="Caption"/>
                        <w:jc w:val="center"/>
                        <w:rPr>
                          <w:sz w:val="24"/>
                          <w:szCs w:val="24"/>
                        </w:rPr>
                      </w:pPr>
                      <w:r w:rsidRPr="004C0CF5">
                        <w:rPr>
                          <w:sz w:val="24"/>
                          <w:szCs w:val="24"/>
                        </w:rPr>
                        <w:t xml:space="preserve">Figure </w:t>
                      </w:r>
                      <w:r>
                        <w:rPr>
                          <w:sz w:val="24"/>
                          <w:szCs w:val="24"/>
                        </w:rPr>
                        <w:t>8</w:t>
                      </w:r>
                      <w:r w:rsidRPr="004C0CF5">
                        <w:rPr>
                          <w:sz w:val="24"/>
                          <w:szCs w:val="24"/>
                        </w:rPr>
                        <w:t xml:space="preserve">: </w:t>
                      </w:r>
                      <w:r>
                        <w:rPr>
                          <w:sz w:val="24"/>
                          <w:szCs w:val="24"/>
                        </w:rPr>
                        <w:t>Size</w:t>
                      </w:r>
                      <w:r w:rsidRPr="004C0CF5">
                        <w:rPr>
                          <w:sz w:val="24"/>
                          <w:szCs w:val="24"/>
                        </w:rPr>
                        <w:t xml:space="preserve"> (</w:t>
                      </w:r>
                      <w:r w:rsidR="00052456">
                        <w:rPr>
                          <w:sz w:val="24"/>
                          <w:szCs w:val="24"/>
                        </w:rPr>
                        <w:t>After</w:t>
                      </w:r>
                      <w:r w:rsidRPr="004C0CF5">
                        <w:rPr>
                          <w:sz w:val="24"/>
                          <w:szCs w:val="24"/>
                        </w:rPr>
                        <w:t xml:space="preserve"> Clean)</w:t>
                      </w:r>
                    </w:p>
                  </w:txbxContent>
                </v:textbox>
                <w10:wrap type="through" anchory="page"/>
              </v:shape>
            </w:pict>
          </mc:Fallback>
        </mc:AlternateContent>
      </w:r>
      <w:r w:rsidR="001B5DFC">
        <w:rPr>
          <w:rFonts w:asciiTheme="minorEastAsia" w:eastAsiaTheme="minorEastAsia" w:hAnsiTheme="minorEastAsia" w:hint="eastAsia"/>
          <w:lang w:eastAsia="zh-CN"/>
        </w:rPr>
        <w:t>I</w:t>
      </w:r>
      <w:r w:rsidR="001B5DFC" w:rsidRPr="003D23D3">
        <w:t xml:space="preserve">n summary, figure </w:t>
      </w:r>
      <w:r w:rsidR="001B5DFC">
        <w:t>7</w:t>
      </w:r>
      <w:r w:rsidR="001B5DFC" w:rsidRPr="003D23D3">
        <w:t xml:space="preserve"> represents the </w:t>
      </w:r>
      <w:r w:rsidR="001B5DFC">
        <w:t>size</w:t>
      </w:r>
      <w:r w:rsidR="001B5DFC" w:rsidRPr="003D23D3">
        <w:t xml:space="preserve"> before cleaning, while figure </w:t>
      </w:r>
      <w:r w:rsidR="001B5DFC">
        <w:t>8</w:t>
      </w:r>
      <w:r w:rsidR="001B5DFC" w:rsidRPr="003D23D3">
        <w:t xml:space="preserve"> portrays the </w:t>
      </w:r>
      <w:r w:rsidR="001B5DFC">
        <w:t>size</w:t>
      </w:r>
      <w:r w:rsidR="001B5DFC" w:rsidRPr="003D23D3">
        <w:t xml:space="preserve"> after cleaning. </w:t>
      </w:r>
    </w:p>
    <w:p w14:paraId="219D352A" w14:textId="49819447" w:rsidR="001B5DFC" w:rsidRDefault="001B5DFC" w:rsidP="000149BF"/>
    <w:p w14:paraId="0CEB1A80" w14:textId="38B5FA41" w:rsidR="00832AEB" w:rsidRPr="00DF04B6" w:rsidRDefault="00584C20" w:rsidP="00832AEB">
      <w:pPr>
        <w:pStyle w:val="Heading4"/>
        <w:rPr>
          <w:rFonts w:ascii="Times New Roman" w:hAnsi="Times New Roman" w:cs="Times New Roman"/>
        </w:rPr>
      </w:pPr>
      <w:bookmarkStart w:id="45" w:name="_Toc1986972227"/>
      <w:bookmarkStart w:id="46" w:name="_Toc144127759"/>
      <w:bookmarkStart w:id="47" w:name="_Toc872873104"/>
      <w:bookmarkStart w:id="48" w:name="_Toc144493693"/>
      <w:r>
        <w:rPr>
          <w:rFonts w:ascii="Times New Roman" w:hAnsi="Times New Roman" w:cs="Times New Roman"/>
        </w:rPr>
        <w:t>BHK</w:t>
      </w:r>
      <w:bookmarkEnd w:id="45"/>
      <w:bookmarkEnd w:id="46"/>
      <w:bookmarkEnd w:id="47"/>
      <w:bookmarkEnd w:id="48"/>
    </w:p>
    <w:p w14:paraId="10095D48" w14:textId="3DB7DDBF" w:rsidR="00832AEB" w:rsidRDefault="004042C8" w:rsidP="000149BF">
      <w:r>
        <w:rPr>
          <w:noProof/>
          <w14:ligatures w14:val="standardContextual"/>
        </w:rPr>
        <w:drawing>
          <wp:inline distT="0" distB="0" distL="0" distR="0" wp14:anchorId="51C2C2AD" wp14:editId="2BD1FCC7">
            <wp:extent cx="4953000" cy="1879600"/>
            <wp:effectExtent l="0" t="0" r="0" b="6350"/>
            <wp:docPr id="1584384764" name="Picture 1584384764"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84764" name="Picture 1" descr="A computer screen shot of a computer code&#10;&#10;Description automatically generated"/>
                    <pic:cNvPicPr/>
                  </pic:nvPicPr>
                  <pic:blipFill>
                    <a:blip r:embed="rId28"/>
                    <a:stretch>
                      <a:fillRect/>
                    </a:stretch>
                  </pic:blipFill>
                  <pic:spPr>
                    <a:xfrm>
                      <a:off x="0" y="0"/>
                      <a:ext cx="4962666" cy="1883268"/>
                    </a:xfrm>
                    <a:prstGeom prst="rect">
                      <a:avLst/>
                    </a:prstGeom>
                  </pic:spPr>
                </pic:pic>
              </a:graphicData>
            </a:graphic>
          </wp:inline>
        </w:drawing>
      </w:r>
    </w:p>
    <w:p w14:paraId="738C1926" w14:textId="77777777" w:rsidR="00AB3EC5" w:rsidRDefault="00691EF3" w:rsidP="000149BF">
      <w:r w:rsidRPr="00691EF3">
        <w:t xml:space="preserve">The code analyses home data by bedroom count. The code calculates and assigns </w:t>
      </w:r>
      <w:proofErr w:type="spellStart"/>
      <w:r w:rsidRPr="00691EF3">
        <w:t>n_uniques_BHK</w:t>
      </w:r>
      <w:proofErr w:type="spellEnd"/>
      <w:r w:rsidRPr="00691EF3">
        <w:t xml:space="preserve"> to house_data_v2's unique BHK values. The code sorts the collection by BHK value and counts each unique value. A new data frame, </w:t>
      </w:r>
      <w:proofErr w:type="spellStart"/>
      <w:r w:rsidRPr="00691EF3">
        <w:t>df_count_by_BHK</w:t>
      </w:r>
      <w:proofErr w:type="spellEnd"/>
      <w:r w:rsidRPr="00691EF3">
        <w:t>, summarises the findings with two columns: BHK for BHK values and count for their frequency in the dataset. This dataset</w:t>
      </w:r>
      <w:r w:rsidR="00AB3EC5">
        <w:t xml:space="preserve"> </w:t>
      </w:r>
      <w:r w:rsidRPr="00691EF3">
        <w:t>appears to function without any problems.</w:t>
      </w:r>
    </w:p>
    <w:p w14:paraId="74CD8EC5" w14:textId="6FC1A962" w:rsidR="00832AEB" w:rsidRPr="00EB71E4" w:rsidRDefault="00914E22" w:rsidP="000149BF">
      <w:pPr>
        <w:rPr>
          <w:rFonts w:eastAsiaTheme="majorEastAsia"/>
          <w:color w:val="2F5496" w:themeColor="accent1" w:themeShade="BF"/>
          <w:sz w:val="32"/>
          <w:szCs w:val="32"/>
        </w:rPr>
      </w:pPr>
      <w:r w:rsidRPr="00914E22">
        <w:rPr>
          <w:rFonts w:eastAsiaTheme="majorEastAsia"/>
          <w:noProof/>
          <w:color w:val="2F5496" w:themeColor="accent1" w:themeShade="BF"/>
          <w:sz w:val="32"/>
          <w:szCs w:val="32"/>
        </w:rPr>
        <w:lastRenderedPageBreak/>
        <w:drawing>
          <wp:inline distT="0" distB="0" distL="0" distR="0" wp14:anchorId="2F9B4BFB" wp14:editId="075F0D26">
            <wp:extent cx="5943600" cy="654050"/>
            <wp:effectExtent l="0" t="0" r="0" b="0"/>
            <wp:docPr id="1768026033" name="Picture 1768026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26033" name=""/>
                    <pic:cNvPicPr/>
                  </pic:nvPicPr>
                  <pic:blipFill>
                    <a:blip r:embed="rId29"/>
                    <a:stretch>
                      <a:fillRect/>
                    </a:stretch>
                  </pic:blipFill>
                  <pic:spPr>
                    <a:xfrm>
                      <a:off x="0" y="0"/>
                      <a:ext cx="5943600" cy="654050"/>
                    </a:xfrm>
                    <a:prstGeom prst="rect">
                      <a:avLst/>
                    </a:prstGeom>
                  </pic:spPr>
                </pic:pic>
              </a:graphicData>
            </a:graphic>
          </wp:inline>
        </w:drawing>
      </w:r>
    </w:p>
    <w:p w14:paraId="1BD9D21D" w14:textId="01D5D639" w:rsidR="004668E3" w:rsidRPr="004C50DD" w:rsidRDefault="004C50DD" w:rsidP="000149BF">
      <w:pPr>
        <w:rPr>
          <w:rFonts w:eastAsiaTheme="majorEastAsia"/>
        </w:rPr>
      </w:pPr>
      <w:r w:rsidRPr="00123AEC">
        <w:t xml:space="preserve">The </w:t>
      </w:r>
      <w:r w:rsidR="00A33F33">
        <w:t>code</w:t>
      </w:r>
      <w:r>
        <w:t xml:space="preserve"> </w:t>
      </w:r>
      <w:r w:rsidRPr="004C50DD">
        <w:t xml:space="preserve">builds a pie chart showing the prevalence of BHK (Bedroom, Hall, Kitchen) classes in a dataset. The code computes percentages from BHK type counts. </w:t>
      </w:r>
    </w:p>
    <w:p w14:paraId="6644F470" w14:textId="528AF9E1" w:rsidR="00F616AE" w:rsidRPr="005C43EB" w:rsidRDefault="00611ADD" w:rsidP="000149BF">
      <w:pPr>
        <w:rPr>
          <w:rFonts w:eastAsiaTheme="majorEastAsia"/>
        </w:rPr>
      </w:pPr>
      <w:r w:rsidRPr="00600753">
        <w:rPr>
          <w:noProof/>
        </w:rPr>
        <w:drawing>
          <wp:anchor distT="0" distB="0" distL="114300" distR="114300" simplePos="0" relativeHeight="251658270" behindDoc="0" locked="0" layoutInCell="1" allowOverlap="1" wp14:anchorId="401F940D" wp14:editId="5AE90A5D">
            <wp:simplePos x="0" y="0"/>
            <wp:positionH relativeFrom="column">
              <wp:align>left</wp:align>
            </wp:positionH>
            <wp:positionV relativeFrom="paragraph">
              <wp:posOffset>361315</wp:posOffset>
            </wp:positionV>
            <wp:extent cx="1655445" cy="1533525"/>
            <wp:effectExtent l="0" t="0" r="1905" b="9525"/>
            <wp:wrapSquare wrapText="bothSides"/>
            <wp:docPr id="226372500" name="Picture 226372500" descr="A pie chart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72500" name="Picture 1" descr="A pie chart with numbers and a numb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655445" cy="1533525"/>
                    </a:xfrm>
                    <a:prstGeom prst="rect">
                      <a:avLst/>
                    </a:prstGeom>
                  </pic:spPr>
                </pic:pic>
              </a:graphicData>
            </a:graphic>
            <wp14:sizeRelH relativeFrom="margin">
              <wp14:pctWidth>0</wp14:pctWidth>
            </wp14:sizeRelH>
            <wp14:sizeRelV relativeFrom="margin">
              <wp14:pctHeight>0</wp14:pctHeight>
            </wp14:sizeRelV>
          </wp:anchor>
        </w:drawing>
      </w:r>
      <w:r w:rsidR="004668E3">
        <w:t xml:space="preserve">Below is the </w:t>
      </w:r>
      <w:r w:rsidR="004C50DD" w:rsidRPr="004C50DD">
        <w:rPr>
          <w:rFonts w:eastAsiaTheme="minorEastAsia"/>
          <w:lang w:eastAsia="zh-CN"/>
        </w:rPr>
        <w:t>pie</w:t>
      </w:r>
      <w:r w:rsidR="004C50DD" w:rsidRPr="004C50DD">
        <w:t xml:space="preserve"> </w:t>
      </w:r>
      <w:r w:rsidR="004C50DD" w:rsidRPr="004C50DD">
        <w:rPr>
          <w:rFonts w:eastAsiaTheme="minorEastAsia"/>
          <w:lang w:eastAsia="zh-CN"/>
        </w:rPr>
        <w:t>chart</w:t>
      </w:r>
      <w:r w:rsidR="004668E3" w:rsidRPr="004C50DD">
        <w:t>:</w:t>
      </w:r>
      <w:r w:rsidR="004C50DD" w:rsidRPr="004C50DD">
        <w:t xml:space="preserve"> </w:t>
      </w:r>
    </w:p>
    <w:p w14:paraId="09887C92" w14:textId="77777777" w:rsidR="00611ADD" w:rsidRDefault="00611ADD" w:rsidP="000149BF">
      <w:pPr>
        <w:rPr>
          <w:rFonts w:eastAsiaTheme="minorEastAsia"/>
          <w:lang w:eastAsia="zh-CN"/>
        </w:rPr>
      </w:pPr>
    </w:p>
    <w:p w14:paraId="5A46F815" w14:textId="06261627" w:rsidR="00F616AE" w:rsidRPr="005C43EB" w:rsidRDefault="00F616AE" w:rsidP="000149BF">
      <w:pPr>
        <w:rPr>
          <w:rFonts w:eastAsiaTheme="majorEastAsia"/>
          <w14:ligatures w14:val="standardContextual"/>
        </w:rPr>
      </w:pPr>
      <w:r w:rsidRPr="00600753">
        <w:rPr>
          <w:rFonts w:eastAsiaTheme="minorEastAsia" w:hint="eastAsia"/>
          <w:lang w:eastAsia="zh-CN"/>
        </w:rPr>
        <w:t>I</w:t>
      </w:r>
      <w:r w:rsidRPr="003D23D3">
        <w:t xml:space="preserve">n summary, figure </w:t>
      </w:r>
      <w:r w:rsidR="00EA344D">
        <w:t>9</w:t>
      </w:r>
      <w:r w:rsidRPr="003D23D3">
        <w:t xml:space="preserve"> represents the </w:t>
      </w:r>
      <w:r w:rsidR="005C43EB">
        <w:t>BHK</w:t>
      </w:r>
      <w:r>
        <w:t xml:space="preserve"> which have </w:t>
      </w:r>
      <w:r w:rsidR="005858FC">
        <w:t xml:space="preserve">six bathroom and </w:t>
      </w:r>
      <w:r w:rsidR="005C43EB">
        <w:t>the count of each number of bathrooms.</w:t>
      </w:r>
      <w:r w:rsidRPr="003D23D3">
        <w:t xml:space="preserve"> </w:t>
      </w:r>
    </w:p>
    <w:p w14:paraId="3410209D" w14:textId="02A8A3C2" w:rsidR="00EF39DA" w:rsidRDefault="00537C96" w:rsidP="000149BF">
      <w:pPr>
        <w:rPr>
          <w:rFonts w:eastAsiaTheme="majorEastAsia"/>
          <w:color w:val="2F5496" w:themeColor="accent1" w:themeShade="BF"/>
          <w:sz w:val="32"/>
          <w:szCs w:val="32"/>
        </w:rPr>
      </w:pPr>
      <w:r w:rsidRPr="00600753">
        <w:rPr>
          <w:noProof/>
          <w14:ligatures w14:val="standardContextual"/>
        </w:rPr>
        <w:drawing>
          <wp:inline distT="0" distB="0" distL="0" distR="0" wp14:anchorId="66896B1A" wp14:editId="345D2E06">
            <wp:extent cx="4893180" cy="492455"/>
            <wp:effectExtent l="0" t="0" r="3175" b="3175"/>
            <wp:docPr id="309727357" name="Picture 309727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27357" name=""/>
                    <pic:cNvPicPr/>
                  </pic:nvPicPr>
                  <pic:blipFill>
                    <a:blip r:embed="rId31"/>
                    <a:stretch>
                      <a:fillRect/>
                    </a:stretch>
                  </pic:blipFill>
                  <pic:spPr>
                    <a:xfrm>
                      <a:off x="0" y="0"/>
                      <a:ext cx="5001141" cy="503320"/>
                    </a:xfrm>
                    <a:prstGeom prst="rect">
                      <a:avLst/>
                    </a:prstGeom>
                  </pic:spPr>
                </pic:pic>
              </a:graphicData>
            </a:graphic>
          </wp:inline>
        </w:drawing>
      </w:r>
    </w:p>
    <w:p w14:paraId="1F359AD8" w14:textId="60ADAD15" w:rsidR="00962277" w:rsidRDefault="00962277" w:rsidP="000149BF">
      <w:r w:rsidRPr="00123AEC">
        <w:t xml:space="preserve">The </w:t>
      </w:r>
      <w:r w:rsidR="005C43EB">
        <w:t>code</w:t>
      </w:r>
      <w:r>
        <w:t xml:space="preserve"> </w:t>
      </w:r>
      <w:r w:rsidRPr="00962277">
        <w:t xml:space="preserve">uses to build a visually appealing bar plot of BHK (Bedroom, Hall, Kitchen) </w:t>
      </w:r>
      <w:r w:rsidR="005C43EB" w:rsidRPr="00962277">
        <w:t>kinds of</w:t>
      </w:r>
      <w:r w:rsidRPr="00962277">
        <w:t xml:space="preserve"> frequency distribution. </w:t>
      </w:r>
    </w:p>
    <w:p w14:paraId="2C8B6E0B" w14:textId="16BD65A8" w:rsidR="004042C8" w:rsidRDefault="004668E3" w:rsidP="000149BF">
      <w:pPr>
        <w:rPr>
          <w:rFonts w:eastAsiaTheme="majorEastAsia"/>
        </w:rPr>
      </w:pPr>
      <w:r>
        <w:t xml:space="preserve">Below is the </w:t>
      </w:r>
      <w:r w:rsidR="004C50DD" w:rsidRPr="004C50DD">
        <w:rPr>
          <w:rFonts w:eastAsiaTheme="minorEastAsia"/>
          <w:lang w:eastAsia="zh-CN"/>
        </w:rPr>
        <w:t>bar</w:t>
      </w:r>
      <w:r w:rsidR="004C50DD" w:rsidRPr="004C50DD">
        <w:t xml:space="preserve"> chart</w:t>
      </w:r>
      <w:r w:rsidRPr="004C50DD">
        <w:t>:</w:t>
      </w:r>
    </w:p>
    <w:p w14:paraId="7B5E0EA0" w14:textId="51A6B4EC" w:rsidR="00611ADD" w:rsidRPr="00611ADD" w:rsidRDefault="002F384C" w:rsidP="000149BF">
      <w:pPr>
        <w:rPr>
          <w:rFonts w:eastAsiaTheme="majorEastAsia"/>
        </w:rPr>
      </w:pPr>
      <w:r w:rsidRPr="00600753">
        <w:rPr>
          <w:rFonts w:eastAsiaTheme="majorEastAsia"/>
          <w:noProof/>
          <w:color w:val="2F5496" w:themeColor="accent1" w:themeShade="BF"/>
          <w:sz w:val="32"/>
          <w:szCs w:val="32"/>
        </w:rPr>
        <w:drawing>
          <wp:anchor distT="0" distB="0" distL="114300" distR="114300" simplePos="0" relativeHeight="251658269" behindDoc="0" locked="0" layoutInCell="1" allowOverlap="1" wp14:anchorId="1424F154" wp14:editId="3A374DF3">
            <wp:simplePos x="0" y="0"/>
            <wp:positionH relativeFrom="column">
              <wp:align>left</wp:align>
            </wp:positionH>
            <wp:positionV relativeFrom="paragraph">
              <wp:posOffset>12982</wp:posOffset>
            </wp:positionV>
            <wp:extent cx="2733675" cy="1751965"/>
            <wp:effectExtent l="0" t="0" r="9525" b="635"/>
            <wp:wrapSquare wrapText="bothSides"/>
            <wp:docPr id="388083026" name="Picture 388083026"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83026" name="Picture 5" descr="A graph with blue bars&#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33675" cy="1751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5D7079" w14:textId="62F86498" w:rsidR="009B796A" w:rsidRDefault="005C43EB" w:rsidP="000149BF">
      <w:pPr>
        <w:rPr>
          <w:rFonts w:eastAsiaTheme="majorEastAsia"/>
          <w:color w:val="2F5496" w:themeColor="accent1" w:themeShade="BF"/>
          <w:sz w:val="32"/>
          <w:szCs w:val="32"/>
        </w:rPr>
      </w:pPr>
      <w:r w:rsidRPr="00600753">
        <w:rPr>
          <w:rFonts w:eastAsiaTheme="minorEastAsia" w:hint="eastAsia"/>
          <w:lang w:eastAsia="zh-CN"/>
        </w:rPr>
        <w:t>I</w:t>
      </w:r>
      <w:r w:rsidRPr="003D23D3">
        <w:t xml:space="preserve">n summary, figure </w:t>
      </w:r>
      <w:r w:rsidR="00EA344D">
        <w:t>10</w:t>
      </w:r>
      <w:r w:rsidRPr="003D23D3">
        <w:t xml:space="preserve"> represents the </w:t>
      </w:r>
      <w:r>
        <w:t xml:space="preserve">bar chart of the bathroom which have six </w:t>
      </w:r>
      <w:r w:rsidR="00F21C44">
        <w:t>BHK</w:t>
      </w:r>
      <w:r>
        <w:t xml:space="preserve"> and the count of each number of </w:t>
      </w:r>
      <w:r w:rsidR="00F21C44">
        <w:t>BHK</w:t>
      </w:r>
      <w:r>
        <w:t>.</w:t>
      </w:r>
      <w:r w:rsidRPr="003D23D3">
        <w:t xml:space="preserve"> </w:t>
      </w:r>
      <w:r>
        <w:t xml:space="preserve"> </w:t>
      </w:r>
    </w:p>
    <w:p w14:paraId="352C28BF" w14:textId="5674A73A" w:rsidR="00611ADD" w:rsidRDefault="002F384C" w:rsidP="000149BF">
      <w:pPr>
        <w:rPr>
          <w:rFonts w:eastAsiaTheme="majorEastAsia"/>
          <w:color w:val="2F5496" w:themeColor="accent1" w:themeShade="BF"/>
          <w:sz w:val="32"/>
          <w:szCs w:val="32"/>
        </w:rPr>
      </w:pPr>
      <w:r>
        <w:rPr>
          <w:noProof/>
        </w:rPr>
        <mc:AlternateContent>
          <mc:Choice Requires="wps">
            <w:drawing>
              <wp:anchor distT="0" distB="0" distL="114300" distR="114300" simplePos="0" relativeHeight="251658252" behindDoc="0" locked="0" layoutInCell="1" allowOverlap="1" wp14:anchorId="1FB1FA32" wp14:editId="7C2DDE23">
                <wp:simplePos x="0" y="0"/>
                <wp:positionH relativeFrom="margin">
                  <wp:posOffset>5691011</wp:posOffset>
                </wp:positionH>
                <wp:positionV relativeFrom="margin">
                  <wp:posOffset>8408388</wp:posOffset>
                </wp:positionV>
                <wp:extent cx="1533525" cy="209550"/>
                <wp:effectExtent l="0" t="0" r="9525" b="0"/>
                <wp:wrapThrough wrapText="bothSides">
                  <wp:wrapPolygon edited="0">
                    <wp:start x="0" y="0"/>
                    <wp:lineTo x="0" y="19636"/>
                    <wp:lineTo x="21466" y="19636"/>
                    <wp:lineTo x="21466" y="0"/>
                    <wp:lineTo x="0" y="0"/>
                  </wp:wrapPolygon>
                </wp:wrapThrough>
                <wp:docPr id="1530500989" name="Text Box 1530500989"/>
                <wp:cNvGraphicFramePr/>
                <a:graphic xmlns:a="http://schemas.openxmlformats.org/drawingml/2006/main">
                  <a:graphicData uri="http://schemas.microsoft.com/office/word/2010/wordprocessingShape">
                    <wps:wsp>
                      <wps:cNvSpPr txBox="1"/>
                      <wps:spPr>
                        <a:xfrm>
                          <a:off x="0" y="0"/>
                          <a:ext cx="1533525" cy="209550"/>
                        </a:xfrm>
                        <a:prstGeom prst="rect">
                          <a:avLst/>
                        </a:prstGeom>
                        <a:solidFill>
                          <a:prstClr val="white"/>
                        </a:solidFill>
                        <a:ln>
                          <a:noFill/>
                        </a:ln>
                      </wps:spPr>
                      <wps:txbx>
                        <w:txbxContent>
                          <w:p w14:paraId="517BC50B" w14:textId="4209A884" w:rsidR="00F616AE" w:rsidRPr="004C0CF5" w:rsidRDefault="00F616AE" w:rsidP="00F616AE">
                            <w:pPr>
                              <w:pStyle w:val="Caption"/>
                              <w:jc w:val="center"/>
                              <w:rPr>
                                <w:sz w:val="24"/>
                                <w:szCs w:val="24"/>
                              </w:rPr>
                            </w:pPr>
                            <w:r w:rsidRPr="004C0CF5">
                              <w:rPr>
                                <w:sz w:val="24"/>
                                <w:szCs w:val="24"/>
                              </w:rPr>
                              <w:t xml:space="preserve">Figure </w:t>
                            </w:r>
                            <w:r w:rsidR="00EA344D">
                              <w:rPr>
                                <w:sz w:val="24"/>
                                <w:szCs w:val="24"/>
                              </w:rPr>
                              <w:t>10</w:t>
                            </w:r>
                            <w:r w:rsidRPr="004C0CF5">
                              <w:rPr>
                                <w:sz w:val="24"/>
                                <w:szCs w:val="24"/>
                              </w:rPr>
                              <w:t xml:space="preserve">: </w:t>
                            </w:r>
                            <w:r w:rsidR="005C43EB">
                              <w:rPr>
                                <w:sz w:val="24"/>
                                <w:szCs w:val="24"/>
                              </w:rPr>
                              <w:t>BHK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1FA32" id="Text Box 1530500989" o:spid="_x0000_s1035" type="#_x0000_t202" style="position:absolute;left:0;text-align:left;margin-left:448.1pt;margin-top:662.1pt;width:120.75pt;height:16.5pt;z-index:2516582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" stroked="f">
                <v:textbox inset="0,0,0,0">
                  <w:txbxContent>
                    <w:p w14:paraId="517BC50B" w14:textId="4209A884" w:rsidR="00F616AE" w:rsidRPr="004C0CF5" w:rsidRDefault="00F616AE" w:rsidP="00F616AE">
                      <w:pPr>
                        <w:pStyle w:val="Caption"/>
                        <w:jc w:val="center"/>
                        <w:rPr>
                          <w:sz w:val="24"/>
                          <w:szCs w:val="24"/>
                        </w:rPr>
                      </w:pPr>
                      <w:r w:rsidRPr="004C0CF5">
                        <w:rPr>
                          <w:sz w:val="24"/>
                          <w:szCs w:val="24"/>
                        </w:rPr>
                        <w:t xml:space="preserve">Figure </w:t>
                      </w:r>
                      <w:r w:rsidR="00EA344D">
                        <w:rPr>
                          <w:sz w:val="24"/>
                          <w:szCs w:val="24"/>
                        </w:rPr>
                        <w:t>10</w:t>
                      </w:r>
                      <w:r w:rsidRPr="004C0CF5">
                        <w:rPr>
                          <w:sz w:val="24"/>
                          <w:szCs w:val="24"/>
                        </w:rPr>
                        <w:t xml:space="preserve">: </w:t>
                      </w:r>
                      <w:r w:rsidR="005C43EB">
                        <w:rPr>
                          <w:sz w:val="24"/>
                          <w:szCs w:val="24"/>
                        </w:rPr>
                        <w:t>BHK</w:t>
                      </w:r>
                    </w:p>
                  </w:txbxContent>
                </v:textbox>
                <w10:wrap type="through" anchorx="margin" anchory="margin"/>
              </v:shape>
            </w:pict>
          </mc:Fallback>
        </mc:AlternateContent>
      </w:r>
    </w:p>
    <w:p w14:paraId="6D05E2A6" w14:textId="3228CAD6" w:rsidR="00611ADD" w:rsidRDefault="00611ADD" w:rsidP="000149BF">
      <w:pPr>
        <w:rPr>
          <w:rFonts w:eastAsiaTheme="majorEastAsia"/>
          <w:color w:val="2F5496" w:themeColor="accent1" w:themeShade="BF"/>
          <w:sz w:val="32"/>
          <w:szCs w:val="32"/>
        </w:rPr>
      </w:pPr>
      <w:bookmarkStart w:id="49" w:name="_Toc573250914"/>
      <w:bookmarkStart w:id="50" w:name="_Toc144127760"/>
      <w:bookmarkStart w:id="51" w:name="_Toc1042928985"/>
    </w:p>
    <w:p w14:paraId="76D90CF9" w14:textId="42180873" w:rsidR="00962277" w:rsidRPr="00DF04B6" w:rsidRDefault="008430BC" w:rsidP="00962277">
      <w:pPr>
        <w:pStyle w:val="Heading4"/>
        <w:rPr>
          <w:rFonts w:ascii="Times New Roman" w:hAnsi="Times New Roman" w:cs="Times New Roman"/>
        </w:rPr>
      </w:pPr>
      <w:bookmarkStart w:id="52" w:name="_Toc144493694"/>
      <w:r>
        <w:rPr>
          <w:rFonts w:ascii="Times New Roman" w:hAnsi="Times New Roman" w:cs="Times New Roman"/>
        </w:rPr>
        <w:lastRenderedPageBreak/>
        <w:t>Floor</w:t>
      </w:r>
      <w:bookmarkEnd w:id="49"/>
      <w:bookmarkEnd w:id="50"/>
      <w:bookmarkEnd w:id="51"/>
      <w:bookmarkEnd w:id="52"/>
    </w:p>
    <w:p w14:paraId="6912C0D6" w14:textId="518549C6" w:rsidR="008430BC" w:rsidRDefault="00367125" w:rsidP="000149BF">
      <w:pPr>
        <w:rPr>
          <w:rFonts w:eastAsiaTheme="majorEastAsia"/>
          <w14:ligatures w14:val="standardContextual"/>
        </w:rPr>
      </w:pPr>
      <w:r>
        <w:rPr>
          <w:noProof/>
          <w14:ligatures w14:val="standardContextual"/>
        </w:rPr>
        <w:drawing>
          <wp:inline distT="0" distB="0" distL="0" distR="0" wp14:anchorId="725522A1" wp14:editId="5753ACF6">
            <wp:extent cx="4848225" cy="2583130"/>
            <wp:effectExtent l="0" t="0" r="0" b="8255"/>
            <wp:docPr id="1285638460" name="Picture 128563846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38460" name="Picture 1" descr="A screenshot of a computer code&#10;&#10;Description automatically generated"/>
                    <pic:cNvPicPr/>
                  </pic:nvPicPr>
                  <pic:blipFill>
                    <a:blip r:embed="rId33"/>
                    <a:stretch>
                      <a:fillRect/>
                    </a:stretch>
                  </pic:blipFill>
                  <pic:spPr>
                    <a:xfrm>
                      <a:off x="0" y="0"/>
                      <a:ext cx="4856902" cy="2587753"/>
                    </a:xfrm>
                    <a:prstGeom prst="rect">
                      <a:avLst/>
                    </a:prstGeom>
                  </pic:spPr>
                </pic:pic>
              </a:graphicData>
            </a:graphic>
          </wp:inline>
        </w:drawing>
      </w:r>
      <w:r w:rsidR="00757D46" w:rsidRPr="00757D46">
        <w:rPr>
          <w:noProof/>
          <w14:ligatures w14:val="standardContextual"/>
        </w:rPr>
        <w:t xml:space="preserve"> </w:t>
      </w:r>
      <w:r w:rsidR="00B87ED3" w:rsidRPr="00B87ED3">
        <w:rPr>
          <w:noProof/>
          <w14:ligatures w14:val="standardContextual"/>
        </w:rPr>
        <w:t xml:space="preserve"> </w:t>
      </w:r>
      <w:r w:rsidR="00B75688" w:rsidRPr="00B75688">
        <w:rPr>
          <w:noProof/>
          <w14:ligatures w14:val="standardContextual"/>
        </w:rPr>
        <w:t xml:space="preserve"> </w:t>
      </w:r>
      <w:r w:rsidR="004F1DD2" w:rsidRPr="004F1DD2">
        <w:rPr>
          <w:noProof/>
          <w14:ligatures w14:val="standardContextual"/>
        </w:rPr>
        <w:t xml:space="preserve"> </w:t>
      </w:r>
      <w:r w:rsidR="00AB5463" w:rsidRPr="00AB5463">
        <w:rPr>
          <w:noProof/>
          <w14:ligatures w14:val="standardContextual"/>
        </w:rPr>
        <w:t xml:space="preserve"> </w:t>
      </w:r>
      <w:r w:rsidR="00237B10" w:rsidRPr="00237B10">
        <w:rPr>
          <w:noProof/>
          <w14:ligatures w14:val="standardContextual"/>
        </w:rPr>
        <w:t xml:space="preserve"> </w:t>
      </w:r>
      <w:r w:rsidR="00EF2DA1" w:rsidRPr="00EF2DA1">
        <w:rPr>
          <w:noProof/>
          <w14:ligatures w14:val="standardContextual"/>
        </w:rPr>
        <w:t xml:space="preserve"> </w:t>
      </w:r>
      <w:r w:rsidR="002908B4" w:rsidRPr="002908B4">
        <w:rPr>
          <w:noProof/>
          <w14:ligatures w14:val="standardContextual"/>
        </w:rPr>
        <w:t xml:space="preserve"> </w:t>
      </w:r>
      <w:r w:rsidR="006632CC" w:rsidRPr="006632CC">
        <w:rPr>
          <w:noProof/>
          <w14:ligatures w14:val="standardContextual"/>
        </w:rPr>
        <w:t xml:space="preserve"> </w:t>
      </w:r>
      <w:r w:rsidR="002E17D9" w:rsidRPr="002E17D9">
        <w:rPr>
          <w:noProof/>
          <w14:ligatures w14:val="standardContextual"/>
        </w:rPr>
        <w:t xml:space="preserve"> </w:t>
      </w:r>
      <w:r w:rsidR="00246094" w:rsidRPr="00246094">
        <w:rPr>
          <w:noProof/>
          <w14:ligatures w14:val="standardContextual"/>
        </w:rPr>
        <w:t xml:space="preserve"> </w:t>
      </w:r>
    </w:p>
    <w:p w14:paraId="209D0D21" w14:textId="7C5F544F" w:rsidR="008430BC" w:rsidRDefault="00B25440" w:rsidP="00A84A6E">
      <w:pPr>
        <w:pStyle w:val="NoSpacing"/>
        <w:spacing w:line="360" w:lineRule="auto"/>
        <w:rPr>
          <w:rFonts w:eastAsiaTheme="majorEastAsia"/>
        </w:rPr>
      </w:pPr>
      <w:r w:rsidRPr="00123AEC">
        <w:rPr>
          <w:rFonts w:eastAsiaTheme="majorEastAsia"/>
        </w:rPr>
        <w:t xml:space="preserve">The </w:t>
      </w:r>
      <w:r w:rsidR="009B796A">
        <w:t>code</w:t>
      </w:r>
      <w:r>
        <w:t xml:space="preserve"> </w:t>
      </w:r>
      <w:r w:rsidR="00811D1A">
        <w:t>is to perform</w:t>
      </w:r>
      <w:r w:rsidRPr="00962277">
        <w:rPr>
          <w:rFonts w:eastAsiaTheme="majorEastAsia"/>
        </w:rPr>
        <w:t xml:space="preserve"> </w:t>
      </w:r>
      <w:r w:rsidR="00D513B5" w:rsidRPr="00D513B5">
        <w:rPr>
          <w:rFonts w:eastAsiaTheme="majorEastAsia"/>
        </w:rPr>
        <w:t xml:space="preserve">preprocesses and analyses house_data_v2 to determine home floors. First, the code uses </w:t>
      </w:r>
      <w:proofErr w:type="spellStart"/>
      <w:r w:rsidR="00D513B5" w:rsidRPr="00D513B5">
        <w:rPr>
          <w:rFonts w:eastAsiaTheme="majorEastAsia"/>
        </w:rPr>
        <w:t>n_distinct</w:t>
      </w:r>
      <w:proofErr w:type="spellEnd"/>
      <w:r w:rsidR="009B796A" w:rsidRPr="00D513B5">
        <w:rPr>
          <w:rFonts w:eastAsiaTheme="majorEastAsia"/>
        </w:rPr>
        <w:t xml:space="preserve"> </w:t>
      </w:r>
      <w:r w:rsidR="00D513B5" w:rsidRPr="00D513B5">
        <w:rPr>
          <w:rFonts w:eastAsiaTheme="majorEastAsia"/>
        </w:rPr>
        <w:t xml:space="preserve">() to count the dataset's unique floor values and saves the result in </w:t>
      </w:r>
      <w:proofErr w:type="spellStart"/>
      <w:r w:rsidR="00D513B5" w:rsidRPr="00D513B5">
        <w:rPr>
          <w:rFonts w:eastAsiaTheme="majorEastAsia"/>
        </w:rPr>
        <w:t>n_uniques_Floor</w:t>
      </w:r>
      <w:proofErr w:type="spellEnd"/>
      <w:r w:rsidR="00D513B5" w:rsidRPr="00D513B5">
        <w:rPr>
          <w:rFonts w:eastAsiaTheme="majorEastAsia"/>
        </w:rPr>
        <w:t xml:space="preserve">. Then, calculate a summary count for each floor. </w:t>
      </w:r>
    </w:p>
    <w:p w14:paraId="7B405263" w14:textId="77777777" w:rsidR="00A84A6E" w:rsidRDefault="00A84A6E" w:rsidP="0072146C">
      <w:pPr>
        <w:rPr>
          <w:rFonts w:eastAsiaTheme="majorEastAsia"/>
        </w:rPr>
      </w:pPr>
    </w:p>
    <w:p w14:paraId="642E185F" w14:textId="77777777" w:rsidR="002F384C" w:rsidRDefault="002F384C" w:rsidP="000149BF">
      <w:pPr>
        <w:rPr>
          <w:rFonts w:eastAsiaTheme="majorEastAsia"/>
        </w:rPr>
      </w:pPr>
    </w:p>
    <w:p w14:paraId="64709E54" w14:textId="77777777" w:rsidR="002F384C" w:rsidRDefault="002F384C" w:rsidP="000149BF">
      <w:pPr>
        <w:rPr>
          <w:rFonts w:eastAsiaTheme="majorEastAsia"/>
        </w:rPr>
      </w:pPr>
    </w:p>
    <w:p w14:paraId="1EF600A8" w14:textId="77777777" w:rsidR="002F384C" w:rsidRDefault="002F384C" w:rsidP="000149BF">
      <w:pPr>
        <w:rPr>
          <w:rFonts w:eastAsiaTheme="majorEastAsia"/>
        </w:rPr>
      </w:pPr>
    </w:p>
    <w:p w14:paraId="7A552931" w14:textId="730A8DD4" w:rsidR="00030AB0" w:rsidRPr="00DF04B6" w:rsidRDefault="00030AB0" w:rsidP="00030AB0">
      <w:pPr>
        <w:pStyle w:val="Heading4"/>
        <w:rPr>
          <w:rFonts w:ascii="Times New Roman" w:hAnsi="Times New Roman" w:cs="Times New Roman"/>
        </w:rPr>
      </w:pPr>
      <w:bookmarkStart w:id="53" w:name="_Toc550403797"/>
      <w:bookmarkStart w:id="54" w:name="_Toc144127761"/>
      <w:bookmarkStart w:id="55" w:name="_Toc895930629"/>
      <w:bookmarkStart w:id="56" w:name="_Toc144493695"/>
      <w:r>
        <w:rPr>
          <w:rFonts w:ascii="Times New Roman" w:hAnsi="Times New Roman" w:cs="Times New Roman"/>
        </w:rPr>
        <w:t>Area Type</w:t>
      </w:r>
      <w:bookmarkEnd w:id="53"/>
      <w:bookmarkEnd w:id="54"/>
      <w:bookmarkEnd w:id="55"/>
      <w:bookmarkEnd w:id="56"/>
    </w:p>
    <w:p w14:paraId="4FFC2C41" w14:textId="75897C84" w:rsidR="008430BC" w:rsidRDefault="00E767AD" w:rsidP="000149BF">
      <w:pPr>
        <w:rPr>
          <w:rFonts w:eastAsiaTheme="majorEastAsia"/>
          <w:color w:val="2F5496" w:themeColor="accent1" w:themeShade="BF"/>
          <w:sz w:val="32"/>
          <w:szCs w:val="32"/>
        </w:rPr>
      </w:pPr>
      <w:r>
        <w:rPr>
          <w:noProof/>
          <w14:ligatures w14:val="standardContextual"/>
        </w:rPr>
        <w:drawing>
          <wp:inline distT="0" distB="0" distL="0" distR="0" wp14:anchorId="367ABD14" wp14:editId="5B8963FA">
            <wp:extent cx="4752975" cy="416787"/>
            <wp:effectExtent l="0" t="0" r="0" b="2540"/>
            <wp:docPr id="1995279313" name="Picture 1995279313"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79313" name="Picture 1" descr="A close-up of a white background&#10;&#10;Description automatically generated"/>
                    <pic:cNvPicPr/>
                  </pic:nvPicPr>
                  <pic:blipFill>
                    <a:blip r:embed="rId34"/>
                    <a:stretch>
                      <a:fillRect/>
                    </a:stretch>
                  </pic:blipFill>
                  <pic:spPr>
                    <a:xfrm>
                      <a:off x="0" y="0"/>
                      <a:ext cx="4802415" cy="421122"/>
                    </a:xfrm>
                    <a:prstGeom prst="rect">
                      <a:avLst/>
                    </a:prstGeom>
                  </pic:spPr>
                </pic:pic>
              </a:graphicData>
            </a:graphic>
          </wp:inline>
        </w:drawing>
      </w:r>
    </w:p>
    <w:p w14:paraId="6A5DCC44" w14:textId="02B5A366" w:rsidR="00A01F96" w:rsidRPr="009B796A" w:rsidRDefault="00C90C6C" w:rsidP="000149BF">
      <w:pPr>
        <w:pStyle w:val="NormalWeb"/>
        <w:spacing w:line="360" w:lineRule="auto"/>
        <w:jc w:val="both"/>
        <w:rPr>
          <w:rFonts w:eastAsia="Times New Roman"/>
          <w:lang w:val="en-MY" w:eastAsia="zh-CN"/>
        </w:rPr>
      </w:pPr>
      <w:r w:rsidRPr="00B1472C">
        <w:rPr>
          <w:rFonts w:eastAsiaTheme="majorEastAsia"/>
        </w:rPr>
        <w:t xml:space="preserve">In this code, we are modifying a house-related dataset. We are creating a new version known as house_data_v3. </w:t>
      </w:r>
      <w:r w:rsidR="004D1D8B" w:rsidRPr="004D1D8B">
        <w:rPr>
          <w:rFonts w:eastAsiaTheme="majorEastAsia"/>
        </w:rPr>
        <w:t>We found that several properties were labelled "Built Area," although they should be called "Carpet Area" instead. Research reveals a closer relationship between "Built Area" and "Carpet Area" than "Super Area"</w:t>
      </w:r>
      <w:r w:rsidR="004D1D8B">
        <w:rPr>
          <w:rFonts w:eastAsiaTheme="majorEastAsia"/>
        </w:rPr>
        <w:t>.</w:t>
      </w:r>
      <w:r w:rsidR="004D1D8B" w:rsidRPr="004D1D8B">
        <w:rPr>
          <w:rFonts w:eastAsiaTheme="majorEastAsia"/>
        </w:rPr>
        <w:t xml:space="preserve"> </w:t>
      </w:r>
      <w:r w:rsidR="00750DFF">
        <w:rPr>
          <w:rFonts w:eastAsiaTheme="majorEastAsia"/>
        </w:rPr>
        <w:t>(Figure</w:t>
      </w:r>
      <w:r w:rsidR="00725B89">
        <w:rPr>
          <w:rFonts w:eastAsiaTheme="majorEastAsia"/>
        </w:rPr>
        <w:t>1</w:t>
      </w:r>
      <w:r w:rsidR="00EA344D">
        <w:rPr>
          <w:rFonts w:eastAsiaTheme="majorEastAsia"/>
        </w:rPr>
        <w:t>1</w:t>
      </w:r>
      <w:r w:rsidR="009E6450">
        <w:rPr>
          <w:i/>
          <w:iCs/>
        </w:rPr>
        <w:t>:</w:t>
      </w:r>
      <w:r w:rsidR="009E6450" w:rsidRPr="009E6450">
        <w:t xml:space="preserve"> </w:t>
      </w:r>
      <w:r w:rsidR="009E6450" w:rsidRPr="009E6450">
        <w:rPr>
          <w:rFonts w:eastAsia="Times New Roman"/>
          <w:lang w:val="en-MY" w:eastAsia="zh-CN"/>
        </w:rPr>
        <w:t>(</w:t>
      </w:r>
      <w:r w:rsidR="009E6450" w:rsidRPr="009E6450">
        <w:rPr>
          <w:rFonts w:eastAsia="Times New Roman"/>
          <w:i/>
          <w:iCs/>
          <w:lang w:val="en-MY" w:eastAsia="zh-CN"/>
        </w:rPr>
        <w:t xml:space="preserve">What Is the Difference Between Super Built up Area and Carpet </w:t>
      </w:r>
      <w:proofErr w:type="gramStart"/>
      <w:r w:rsidR="009E6450" w:rsidRPr="009E6450">
        <w:rPr>
          <w:rFonts w:eastAsia="Times New Roman"/>
          <w:i/>
          <w:iCs/>
          <w:lang w:val="en-MY" w:eastAsia="zh-CN"/>
        </w:rPr>
        <w:t>Area?</w:t>
      </w:r>
      <w:r w:rsidR="009E6450" w:rsidRPr="009E6450">
        <w:rPr>
          <w:rFonts w:eastAsia="Times New Roman"/>
          <w:lang w:val="en-MY" w:eastAsia="zh-CN"/>
        </w:rPr>
        <w:t>,</w:t>
      </w:r>
      <w:proofErr w:type="gramEnd"/>
      <w:r w:rsidR="009E6450" w:rsidRPr="009E6450">
        <w:rPr>
          <w:rFonts w:eastAsia="Times New Roman"/>
          <w:lang w:val="en-MY" w:eastAsia="zh-CN"/>
        </w:rPr>
        <w:t xml:space="preserve"> n.d.)</w:t>
      </w:r>
      <w:r w:rsidR="00A01F96">
        <w:t>)</w:t>
      </w:r>
    </w:p>
    <w:p w14:paraId="60940854" w14:textId="0F16C42A" w:rsidR="002834C6" w:rsidRDefault="002F384C" w:rsidP="000149BF">
      <w:pPr>
        <w:keepNext/>
        <w:rPr>
          <w:rFonts w:eastAsiaTheme="majorEastAsia"/>
        </w:rPr>
      </w:pPr>
      <w:r>
        <w:rPr>
          <w:noProof/>
        </w:rPr>
        <w:lastRenderedPageBreak/>
        <mc:AlternateContent>
          <mc:Choice Requires="wps">
            <w:drawing>
              <wp:anchor distT="0" distB="0" distL="114300" distR="114300" simplePos="0" relativeHeight="251658253" behindDoc="0" locked="0" layoutInCell="1" allowOverlap="1" wp14:anchorId="5C5F09F5" wp14:editId="32893C12">
                <wp:simplePos x="0" y="0"/>
                <wp:positionH relativeFrom="margin">
                  <wp:align>left</wp:align>
                </wp:positionH>
                <wp:positionV relativeFrom="page">
                  <wp:posOffset>5034280</wp:posOffset>
                </wp:positionV>
                <wp:extent cx="4886325" cy="203200"/>
                <wp:effectExtent l="0" t="0" r="9525" b="6350"/>
                <wp:wrapThrough wrapText="bothSides">
                  <wp:wrapPolygon edited="0">
                    <wp:start x="0" y="0"/>
                    <wp:lineTo x="0" y="20250"/>
                    <wp:lineTo x="21558" y="20250"/>
                    <wp:lineTo x="21558" y="0"/>
                    <wp:lineTo x="0" y="0"/>
                  </wp:wrapPolygon>
                </wp:wrapThrough>
                <wp:docPr id="671841975" name="Text Box 671841975"/>
                <wp:cNvGraphicFramePr/>
                <a:graphic xmlns:a="http://schemas.openxmlformats.org/drawingml/2006/main">
                  <a:graphicData uri="http://schemas.microsoft.com/office/word/2010/wordprocessingShape">
                    <wps:wsp>
                      <wps:cNvSpPr txBox="1"/>
                      <wps:spPr>
                        <a:xfrm>
                          <a:off x="0" y="0"/>
                          <a:ext cx="4886325" cy="203200"/>
                        </a:xfrm>
                        <a:prstGeom prst="rect">
                          <a:avLst/>
                        </a:prstGeom>
                        <a:solidFill>
                          <a:prstClr val="white"/>
                        </a:solidFill>
                        <a:ln>
                          <a:noFill/>
                        </a:ln>
                      </wps:spPr>
                      <wps:txbx>
                        <w:txbxContent>
                          <w:p w14:paraId="141A5F5C" w14:textId="22EFC6BF" w:rsidR="00750DFF" w:rsidRPr="004C0CF5" w:rsidRDefault="00750DFF" w:rsidP="00750DFF">
                            <w:pPr>
                              <w:pStyle w:val="Caption"/>
                              <w:jc w:val="center"/>
                              <w:rPr>
                                <w:sz w:val="24"/>
                                <w:szCs w:val="24"/>
                              </w:rPr>
                            </w:pPr>
                            <w:r w:rsidRPr="004C0CF5">
                              <w:rPr>
                                <w:sz w:val="24"/>
                                <w:szCs w:val="24"/>
                              </w:rPr>
                              <w:t xml:space="preserve">Figure </w:t>
                            </w:r>
                            <w:r>
                              <w:rPr>
                                <w:sz w:val="24"/>
                                <w:szCs w:val="24"/>
                              </w:rPr>
                              <w:t>1</w:t>
                            </w:r>
                            <w:r w:rsidR="00EA344D">
                              <w:rPr>
                                <w:sz w:val="24"/>
                                <w:szCs w:val="24"/>
                              </w:rPr>
                              <w:t>1</w:t>
                            </w:r>
                            <w:r w:rsidRPr="004C0CF5">
                              <w:rPr>
                                <w:sz w:val="24"/>
                                <w:szCs w:val="24"/>
                              </w:rPr>
                              <w:t xml:space="preserve">: </w:t>
                            </w:r>
                            <w:r w:rsidR="00725B89">
                              <w:rPr>
                                <w:sz w:val="24"/>
                                <w:szCs w:val="24"/>
                              </w:rPr>
                              <w:t>Built Area, Carpet Area, and Super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F09F5" id="Text Box 671841975" o:spid="_x0000_s1036" type="#_x0000_t202" style="position:absolute;left:0;text-align:left;margin-left:0;margin-top:396.4pt;width:384.75pt;height:16pt;z-index:251658253;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zQCGwIAAEMEAAAOAAAAZHJzL2Uyb0RvYy54bWysU8Fu2zAMvQ/YPwi6L07SrS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" stroked="f">
                <v:textbox inset="0,0,0,0">
                  <w:txbxContent>
                    <w:p w14:paraId="141A5F5C" w14:textId="22EFC6BF" w:rsidR="00750DFF" w:rsidRPr="004C0CF5" w:rsidRDefault="00750DFF" w:rsidP="00750DFF">
                      <w:pPr>
                        <w:pStyle w:val="Caption"/>
                        <w:jc w:val="center"/>
                        <w:rPr>
                          <w:sz w:val="24"/>
                          <w:szCs w:val="24"/>
                        </w:rPr>
                      </w:pPr>
                      <w:r w:rsidRPr="004C0CF5">
                        <w:rPr>
                          <w:sz w:val="24"/>
                          <w:szCs w:val="24"/>
                        </w:rPr>
                        <w:t xml:space="preserve">Figure </w:t>
                      </w:r>
                      <w:r>
                        <w:rPr>
                          <w:sz w:val="24"/>
                          <w:szCs w:val="24"/>
                        </w:rPr>
                        <w:t>1</w:t>
                      </w:r>
                      <w:r w:rsidR="00EA344D">
                        <w:rPr>
                          <w:sz w:val="24"/>
                          <w:szCs w:val="24"/>
                        </w:rPr>
                        <w:t>1</w:t>
                      </w:r>
                      <w:r w:rsidRPr="004C0CF5">
                        <w:rPr>
                          <w:sz w:val="24"/>
                          <w:szCs w:val="24"/>
                        </w:rPr>
                        <w:t xml:space="preserve">: </w:t>
                      </w:r>
                      <w:r w:rsidR="00725B89">
                        <w:rPr>
                          <w:sz w:val="24"/>
                          <w:szCs w:val="24"/>
                        </w:rPr>
                        <w:t>Built Area, Carpet Area, and Super Area</w:t>
                      </w:r>
                    </w:p>
                  </w:txbxContent>
                </v:textbox>
                <w10:wrap type="through" anchorx="margin" anchory="page"/>
              </v:shape>
            </w:pict>
          </mc:Fallback>
        </mc:AlternateContent>
      </w:r>
      <w:r w:rsidR="00A01F96">
        <w:rPr>
          <w:noProof/>
        </w:rPr>
        <w:drawing>
          <wp:inline distT="0" distB="0" distL="0" distR="0" wp14:anchorId="36401BC3" wp14:editId="05998228">
            <wp:extent cx="4975761" cy="1840280"/>
            <wp:effectExtent l="0" t="0" r="0" b="7620"/>
            <wp:docPr id="1905171331" name="Picture 1905171331" descr="What Is The Difference Between Super Built Up Area And Carpet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The Difference Between Super Built Up Area And Carpet Area?"/>
                    <pic:cNvPicPr>
                      <a:picLocks noChangeAspect="1" noChangeArrowheads="1"/>
                    </pic:cNvPicPr>
                  </pic:nvPicPr>
                  <pic:blipFill rotWithShape="1">
                    <a:blip r:embed="rId35">
                      <a:extLst>
                        <a:ext uri="{28A0092B-C50C-407E-A947-70E740481C1C}">
                          <a14:useLocalDpi xmlns:a14="http://schemas.microsoft.com/office/drawing/2010/main" val="0"/>
                        </a:ext>
                      </a:extLst>
                    </a:blip>
                    <a:srcRect l="4006" t="19990" r="4852" b="13009"/>
                    <a:stretch/>
                  </pic:blipFill>
                  <pic:spPr bwMode="auto">
                    <a:xfrm>
                      <a:off x="0" y="0"/>
                      <a:ext cx="4999157" cy="1848933"/>
                    </a:xfrm>
                    <a:prstGeom prst="rect">
                      <a:avLst/>
                    </a:prstGeom>
                    <a:noFill/>
                    <a:ln>
                      <a:noFill/>
                    </a:ln>
                    <a:extLst>
                      <a:ext uri="{53640926-AAD7-44D8-BBD7-CCE9431645EC}">
                        <a14:shadowObscured xmlns:a14="http://schemas.microsoft.com/office/drawing/2010/main"/>
                      </a:ext>
                    </a:extLst>
                  </pic:spPr>
                </pic:pic>
              </a:graphicData>
            </a:graphic>
          </wp:inline>
        </w:drawing>
      </w:r>
    </w:p>
    <w:p w14:paraId="3AF63716" w14:textId="3C7E2219" w:rsidR="00987140" w:rsidRPr="00B1472C" w:rsidRDefault="00C90C6C" w:rsidP="000149BF">
      <w:pPr>
        <w:rPr>
          <w:rFonts w:eastAsiaTheme="majorEastAsia"/>
        </w:rPr>
      </w:pPr>
      <w:r w:rsidRPr="00B1472C">
        <w:rPr>
          <w:rFonts w:eastAsiaTheme="majorEastAsia"/>
        </w:rPr>
        <w:t xml:space="preserve">Therefore, we locate the buildings in the sixth column of the dataset and change their designation to "Carpet Area." </w:t>
      </w:r>
      <w:r w:rsidR="004D1D8B" w:rsidRPr="004D1D8B">
        <w:rPr>
          <w:rFonts w:eastAsiaTheme="majorEastAsia"/>
        </w:rPr>
        <w:t xml:space="preserve"> To clarify and align with how people interpret housing areas, we're replacing "Built Area" with "Carpet Area". This makes the dataset more reliable for examining diverse living situations.</w:t>
      </w:r>
      <w:r w:rsidR="004D1D8B">
        <w:rPr>
          <w:rFonts w:eastAsiaTheme="majorEastAsia"/>
        </w:rPr>
        <w:t xml:space="preserve"> </w:t>
      </w:r>
    </w:p>
    <w:p w14:paraId="55C9C2EA" w14:textId="7853F2B2" w:rsidR="00E93C0F" w:rsidRPr="00453FD2" w:rsidRDefault="00987140" w:rsidP="000149BF">
      <w:pPr>
        <w:rPr>
          <w:rFonts w:eastAsiaTheme="majorEastAsia"/>
          <w:color w:val="2F5496" w:themeColor="accent1" w:themeShade="BF"/>
          <w:sz w:val="32"/>
          <w:szCs w:val="32"/>
        </w:rPr>
      </w:pPr>
      <w:r>
        <w:rPr>
          <w:noProof/>
          <w14:ligatures w14:val="standardContextual"/>
        </w:rPr>
        <w:drawing>
          <wp:inline distT="0" distB="0" distL="0" distR="0" wp14:anchorId="58B75309" wp14:editId="36983E82">
            <wp:extent cx="5943600" cy="981710"/>
            <wp:effectExtent l="0" t="0" r="0" b="8890"/>
            <wp:docPr id="1978791353" name="Picture 1978791353"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91353" name="Picture 1" descr="A close-up of a computer code&#10;&#10;Description automatically generated"/>
                    <pic:cNvPicPr/>
                  </pic:nvPicPr>
                  <pic:blipFill>
                    <a:blip r:embed="rId36"/>
                    <a:stretch>
                      <a:fillRect/>
                    </a:stretch>
                  </pic:blipFill>
                  <pic:spPr>
                    <a:xfrm>
                      <a:off x="0" y="0"/>
                      <a:ext cx="5943600" cy="981710"/>
                    </a:xfrm>
                    <a:prstGeom prst="rect">
                      <a:avLst/>
                    </a:prstGeom>
                  </pic:spPr>
                </pic:pic>
              </a:graphicData>
            </a:graphic>
          </wp:inline>
        </w:drawing>
      </w:r>
    </w:p>
    <w:p w14:paraId="1E43F1A3" w14:textId="63C243A8" w:rsidR="00A84A6E" w:rsidRPr="0092483E" w:rsidRDefault="009D78E4" w:rsidP="000149BF">
      <w:pPr>
        <w:rPr>
          <w:rFonts w:eastAsiaTheme="majorEastAsia"/>
        </w:rPr>
      </w:pPr>
      <w:r w:rsidRPr="00123AEC">
        <w:t xml:space="preserve">The </w:t>
      </w:r>
      <w:r w:rsidR="00DD5556">
        <w:t>code</w:t>
      </w:r>
      <w:r w:rsidRPr="009D78E4">
        <w:rPr>
          <w:rFonts w:eastAsiaTheme="majorEastAsia"/>
        </w:rPr>
        <w:t xml:space="preserve"> creates </w:t>
      </w:r>
      <w:proofErr w:type="spellStart"/>
      <w:r w:rsidRPr="009D78E4">
        <w:rPr>
          <w:rFonts w:eastAsiaTheme="majorEastAsia"/>
        </w:rPr>
        <w:t>df_count_by_AreaType_cleaned</w:t>
      </w:r>
      <w:proofErr w:type="spellEnd"/>
      <w:r w:rsidRPr="009D78E4">
        <w:rPr>
          <w:rFonts w:eastAsiaTheme="majorEastAsia"/>
        </w:rPr>
        <w:t xml:space="preserve"> by grouping the data by "</w:t>
      </w:r>
      <w:proofErr w:type="spellStart"/>
      <w:r w:rsidRPr="009D78E4">
        <w:rPr>
          <w:rFonts w:eastAsiaTheme="majorEastAsia"/>
        </w:rPr>
        <w:t>Area.Type</w:t>
      </w:r>
      <w:proofErr w:type="spellEnd"/>
      <w:r w:rsidRPr="009D78E4">
        <w:rPr>
          <w:rFonts w:eastAsiaTheme="majorEastAsia"/>
        </w:rPr>
        <w:t>" and using the summarise function. This resulting data frame has two columns: "</w:t>
      </w:r>
      <w:proofErr w:type="spellStart"/>
      <w:r w:rsidRPr="009D78E4">
        <w:rPr>
          <w:rFonts w:eastAsiaTheme="majorEastAsia"/>
        </w:rPr>
        <w:t>Area.Type</w:t>
      </w:r>
      <w:proofErr w:type="spellEnd"/>
      <w:r w:rsidRPr="009D78E4">
        <w:rPr>
          <w:rFonts w:eastAsiaTheme="majorEastAsia"/>
        </w:rPr>
        <w:t>" (such as "Carpet Area" and "Super Area") and "count" (the frequency of each area type in the original data frame). Specifically, the dataset has 2300 "Carpet Area" and 2446 "Super Area" occurrences.</w:t>
      </w:r>
    </w:p>
    <w:p w14:paraId="27D0673D" w14:textId="2CE91E31" w:rsidR="00725B89" w:rsidRDefault="00A50DEA" w:rsidP="000149BF">
      <w:pPr>
        <w:rPr>
          <w:noProof/>
          <w14:ligatures w14:val="standardContextual"/>
        </w:rPr>
      </w:pPr>
      <w:r>
        <w:rPr>
          <w:noProof/>
          <w14:ligatures w14:val="standardContextual"/>
        </w:rPr>
        <w:drawing>
          <wp:inline distT="0" distB="0" distL="0" distR="0" wp14:anchorId="0D442F26" wp14:editId="0ECE1C2A">
            <wp:extent cx="5943600" cy="500380"/>
            <wp:effectExtent l="0" t="0" r="0" b="0"/>
            <wp:docPr id="1484282357" name="Picture 1484282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82357" name=""/>
                    <pic:cNvPicPr/>
                  </pic:nvPicPr>
                  <pic:blipFill>
                    <a:blip r:embed="rId37"/>
                    <a:stretch>
                      <a:fillRect/>
                    </a:stretch>
                  </pic:blipFill>
                  <pic:spPr>
                    <a:xfrm>
                      <a:off x="0" y="0"/>
                      <a:ext cx="5943600" cy="500380"/>
                    </a:xfrm>
                    <a:prstGeom prst="rect">
                      <a:avLst/>
                    </a:prstGeom>
                  </pic:spPr>
                </pic:pic>
              </a:graphicData>
            </a:graphic>
          </wp:inline>
        </w:drawing>
      </w:r>
      <w:r w:rsidR="00BC2E87" w:rsidRPr="00BC2E87">
        <w:rPr>
          <w:noProof/>
          <w14:ligatures w14:val="standardContextual"/>
        </w:rPr>
        <w:t xml:space="preserve"> </w:t>
      </w:r>
    </w:p>
    <w:p w14:paraId="1E736765" w14:textId="5B90BC19" w:rsidR="00725B89" w:rsidRDefault="004C2C5D" w:rsidP="000149BF">
      <w:pPr>
        <w:rPr>
          <w:noProof/>
          <w14:ligatures w14:val="standardContextual"/>
        </w:rPr>
      </w:pPr>
      <w:r w:rsidRPr="004C2C5D">
        <w:rPr>
          <w:noProof/>
          <w14:ligatures w14:val="standardContextual"/>
        </w:rPr>
        <w:t xml:space="preserve">The code creates a pie chart to show the cleaned dataset's area type distribution. </w:t>
      </w:r>
    </w:p>
    <w:p w14:paraId="011544F6" w14:textId="169C96A5" w:rsidR="00725B89" w:rsidRDefault="00725B89" w:rsidP="000149BF">
      <w:r w:rsidRPr="004C50DD">
        <w:t xml:space="preserve">Below is the </w:t>
      </w:r>
      <w:r w:rsidRPr="004C50DD">
        <w:rPr>
          <w:rFonts w:eastAsiaTheme="minorEastAsia"/>
          <w:lang w:eastAsia="zh-CN"/>
        </w:rPr>
        <w:t>pie</w:t>
      </w:r>
      <w:r w:rsidRPr="004C50DD">
        <w:t xml:space="preserve"> </w:t>
      </w:r>
      <w:r w:rsidRPr="004C50DD">
        <w:rPr>
          <w:rFonts w:eastAsiaTheme="minorEastAsia"/>
          <w:lang w:eastAsia="zh-CN"/>
        </w:rPr>
        <w:t>chart</w:t>
      </w:r>
      <w:r w:rsidRPr="004C50DD">
        <w:t xml:space="preserve">: </w:t>
      </w:r>
    </w:p>
    <w:p w14:paraId="40C8E202" w14:textId="74768250" w:rsidR="006A6896" w:rsidRPr="00005D16" w:rsidRDefault="002F384C" w:rsidP="000149BF">
      <w:pPr>
        <w:rPr>
          <w:rFonts w:eastAsiaTheme="majorEastAsia"/>
          <w:color w:val="2F5496" w:themeColor="accent1" w:themeShade="BF"/>
          <w:sz w:val="32"/>
          <w:szCs w:val="32"/>
        </w:rPr>
      </w:pPr>
      <w:r>
        <w:rPr>
          <w:noProof/>
        </w:rPr>
        <w:lastRenderedPageBreak/>
        <mc:AlternateContent>
          <mc:Choice Requires="wps">
            <w:drawing>
              <wp:anchor distT="0" distB="0" distL="114300" distR="114300" simplePos="0" relativeHeight="251658255" behindDoc="0" locked="0" layoutInCell="1" allowOverlap="1" wp14:anchorId="5CC13F06" wp14:editId="2E68FB41">
                <wp:simplePos x="0" y="0"/>
                <wp:positionH relativeFrom="column">
                  <wp:posOffset>2527300</wp:posOffset>
                </wp:positionH>
                <wp:positionV relativeFrom="margin">
                  <wp:posOffset>12799060</wp:posOffset>
                </wp:positionV>
                <wp:extent cx="1653540" cy="369570"/>
                <wp:effectExtent l="0" t="0" r="3810" b="0"/>
                <wp:wrapThrough wrapText="bothSides">
                  <wp:wrapPolygon edited="0">
                    <wp:start x="0" y="0"/>
                    <wp:lineTo x="0" y="20041"/>
                    <wp:lineTo x="21401" y="20041"/>
                    <wp:lineTo x="21401" y="0"/>
                    <wp:lineTo x="0" y="0"/>
                  </wp:wrapPolygon>
                </wp:wrapThrough>
                <wp:docPr id="1157370519" name="Text Box 1157370519"/>
                <wp:cNvGraphicFramePr/>
                <a:graphic xmlns:a="http://schemas.openxmlformats.org/drawingml/2006/main">
                  <a:graphicData uri="http://schemas.microsoft.com/office/word/2010/wordprocessingShape">
                    <wps:wsp>
                      <wps:cNvSpPr txBox="1"/>
                      <wps:spPr>
                        <a:xfrm>
                          <a:off x="0" y="0"/>
                          <a:ext cx="1653540" cy="369570"/>
                        </a:xfrm>
                        <a:prstGeom prst="rect">
                          <a:avLst/>
                        </a:prstGeom>
                        <a:solidFill>
                          <a:prstClr val="white"/>
                        </a:solidFill>
                        <a:ln>
                          <a:noFill/>
                        </a:ln>
                      </wps:spPr>
                      <wps:txbx>
                        <w:txbxContent>
                          <w:p w14:paraId="191E048D" w14:textId="4D8F1C31" w:rsidR="00725B89" w:rsidRPr="004C0CF5" w:rsidRDefault="00725B89" w:rsidP="00725B89">
                            <w:pPr>
                              <w:pStyle w:val="Caption"/>
                              <w:jc w:val="center"/>
                              <w:rPr>
                                <w:sz w:val="24"/>
                                <w:szCs w:val="24"/>
                              </w:rPr>
                            </w:pPr>
                            <w:r w:rsidRPr="004C0CF5">
                              <w:rPr>
                                <w:sz w:val="24"/>
                                <w:szCs w:val="24"/>
                              </w:rPr>
                              <w:t xml:space="preserve">Figure </w:t>
                            </w:r>
                            <w:r>
                              <w:rPr>
                                <w:sz w:val="24"/>
                                <w:szCs w:val="24"/>
                              </w:rPr>
                              <w:t>1</w:t>
                            </w:r>
                            <w:r w:rsidR="00EA344D">
                              <w:rPr>
                                <w:sz w:val="24"/>
                                <w:szCs w:val="24"/>
                              </w:rPr>
                              <w:t>3</w:t>
                            </w:r>
                            <w:r w:rsidRPr="004C0CF5">
                              <w:rPr>
                                <w:sz w:val="24"/>
                                <w:szCs w:val="24"/>
                              </w:rPr>
                              <w:t xml:space="preserve">: </w:t>
                            </w:r>
                            <w:r>
                              <w:rPr>
                                <w:sz w:val="24"/>
                                <w:szCs w:val="24"/>
                              </w:rPr>
                              <w:t>Area Type (After Clean)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13F06" id="Text Box 1157370519" o:spid="_x0000_s1037" type="#_x0000_t202" style="position:absolute;left:0;text-align:left;margin-left:199pt;margin-top:1007.8pt;width:130.2pt;height:29.1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" stroked="f">
                <v:textbox inset="0,0,0,0">
                  <w:txbxContent>
                    <w:p w14:paraId="191E048D" w14:textId="4D8F1C31" w:rsidR="00725B89" w:rsidRPr="004C0CF5" w:rsidRDefault="00725B89" w:rsidP="00725B89">
                      <w:pPr>
                        <w:pStyle w:val="Caption"/>
                        <w:jc w:val="center"/>
                        <w:rPr>
                          <w:sz w:val="24"/>
                          <w:szCs w:val="24"/>
                        </w:rPr>
                      </w:pPr>
                      <w:r w:rsidRPr="004C0CF5">
                        <w:rPr>
                          <w:sz w:val="24"/>
                          <w:szCs w:val="24"/>
                        </w:rPr>
                        <w:t xml:space="preserve">Figure </w:t>
                      </w:r>
                      <w:r>
                        <w:rPr>
                          <w:sz w:val="24"/>
                          <w:szCs w:val="24"/>
                        </w:rPr>
                        <w:t>1</w:t>
                      </w:r>
                      <w:r w:rsidR="00EA344D">
                        <w:rPr>
                          <w:sz w:val="24"/>
                          <w:szCs w:val="24"/>
                        </w:rPr>
                        <w:t>3</w:t>
                      </w:r>
                      <w:r w:rsidRPr="004C0CF5">
                        <w:rPr>
                          <w:sz w:val="24"/>
                          <w:szCs w:val="24"/>
                        </w:rPr>
                        <w:t xml:space="preserve">: </w:t>
                      </w:r>
                      <w:r>
                        <w:rPr>
                          <w:sz w:val="24"/>
                          <w:szCs w:val="24"/>
                        </w:rPr>
                        <w:t>Area Type (After Clean)</w:t>
                      </w:r>
                    </w:p>
                  </w:txbxContent>
                </v:textbox>
                <w10:wrap type="through" anchory="margin"/>
              </v:shape>
            </w:pict>
          </mc:Fallback>
        </mc:AlternateContent>
      </w:r>
      <w:r>
        <w:rPr>
          <w:noProof/>
        </w:rPr>
        <mc:AlternateContent>
          <mc:Choice Requires="wps">
            <w:drawing>
              <wp:anchor distT="0" distB="0" distL="114300" distR="114300" simplePos="0" relativeHeight="251658254" behindDoc="0" locked="0" layoutInCell="1" allowOverlap="1" wp14:anchorId="30DB8F77" wp14:editId="0C7BB79F">
                <wp:simplePos x="0" y="0"/>
                <wp:positionH relativeFrom="margin">
                  <wp:posOffset>341489</wp:posOffset>
                </wp:positionH>
                <wp:positionV relativeFrom="margin">
                  <wp:posOffset>12803999</wp:posOffset>
                </wp:positionV>
                <wp:extent cx="1694815" cy="400685"/>
                <wp:effectExtent l="0" t="0" r="635" b="0"/>
                <wp:wrapThrough wrapText="bothSides">
                  <wp:wrapPolygon edited="0">
                    <wp:start x="0" y="0"/>
                    <wp:lineTo x="0" y="20539"/>
                    <wp:lineTo x="21365" y="20539"/>
                    <wp:lineTo x="21365" y="0"/>
                    <wp:lineTo x="0" y="0"/>
                  </wp:wrapPolygon>
                </wp:wrapThrough>
                <wp:docPr id="536902189" name="Text Box 536902189"/>
                <wp:cNvGraphicFramePr/>
                <a:graphic xmlns:a="http://schemas.openxmlformats.org/drawingml/2006/main">
                  <a:graphicData uri="http://schemas.microsoft.com/office/word/2010/wordprocessingShape">
                    <wps:wsp>
                      <wps:cNvSpPr txBox="1"/>
                      <wps:spPr>
                        <a:xfrm>
                          <a:off x="0" y="0"/>
                          <a:ext cx="1694815" cy="400685"/>
                        </a:xfrm>
                        <a:prstGeom prst="rect">
                          <a:avLst/>
                        </a:prstGeom>
                        <a:solidFill>
                          <a:prstClr val="white"/>
                        </a:solidFill>
                        <a:ln>
                          <a:noFill/>
                        </a:ln>
                      </wps:spPr>
                      <wps:txbx>
                        <w:txbxContent>
                          <w:p w14:paraId="6403FB69" w14:textId="0D3EF567" w:rsidR="00725B89" w:rsidRPr="004C0CF5" w:rsidRDefault="00725B89" w:rsidP="00725B89">
                            <w:pPr>
                              <w:pStyle w:val="Caption"/>
                              <w:jc w:val="center"/>
                              <w:rPr>
                                <w:sz w:val="24"/>
                                <w:szCs w:val="24"/>
                              </w:rPr>
                            </w:pPr>
                            <w:r w:rsidRPr="004C0CF5">
                              <w:rPr>
                                <w:sz w:val="24"/>
                                <w:szCs w:val="24"/>
                              </w:rPr>
                              <w:t xml:space="preserve">Figure </w:t>
                            </w:r>
                            <w:r>
                              <w:rPr>
                                <w:sz w:val="24"/>
                                <w:szCs w:val="24"/>
                              </w:rPr>
                              <w:t>1</w:t>
                            </w:r>
                            <w:r w:rsidR="00EA344D">
                              <w:rPr>
                                <w:sz w:val="24"/>
                                <w:szCs w:val="24"/>
                              </w:rPr>
                              <w:t>2</w:t>
                            </w:r>
                            <w:r w:rsidRPr="004C0CF5">
                              <w:rPr>
                                <w:sz w:val="24"/>
                                <w:szCs w:val="24"/>
                              </w:rPr>
                              <w:t xml:space="preserve">: </w:t>
                            </w:r>
                            <w:r>
                              <w:rPr>
                                <w:sz w:val="24"/>
                                <w:szCs w:val="24"/>
                              </w:rPr>
                              <w:t>Area Type (Before Clean)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B8F77" id="Text Box 536902189" o:spid="_x0000_s1038" type="#_x0000_t202" style="position:absolute;left:0;text-align:left;margin-left:26.9pt;margin-top:1008.2pt;width:133.45pt;height:31.55pt;z-index:25165825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" stroked="f">
                <v:textbox inset="0,0,0,0">
                  <w:txbxContent>
                    <w:p w14:paraId="6403FB69" w14:textId="0D3EF567" w:rsidR="00725B89" w:rsidRPr="004C0CF5" w:rsidRDefault="00725B89" w:rsidP="00725B89">
                      <w:pPr>
                        <w:pStyle w:val="Caption"/>
                        <w:jc w:val="center"/>
                        <w:rPr>
                          <w:sz w:val="24"/>
                          <w:szCs w:val="24"/>
                        </w:rPr>
                      </w:pPr>
                      <w:r w:rsidRPr="004C0CF5">
                        <w:rPr>
                          <w:sz w:val="24"/>
                          <w:szCs w:val="24"/>
                        </w:rPr>
                        <w:t xml:space="preserve">Figure </w:t>
                      </w:r>
                      <w:r>
                        <w:rPr>
                          <w:sz w:val="24"/>
                          <w:szCs w:val="24"/>
                        </w:rPr>
                        <w:t>1</w:t>
                      </w:r>
                      <w:r w:rsidR="00EA344D">
                        <w:rPr>
                          <w:sz w:val="24"/>
                          <w:szCs w:val="24"/>
                        </w:rPr>
                        <w:t>2</w:t>
                      </w:r>
                      <w:r w:rsidRPr="004C0CF5">
                        <w:rPr>
                          <w:sz w:val="24"/>
                          <w:szCs w:val="24"/>
                        </w:rPr>
                        <w:t xml:space="preserve">: </w:t>
                      </w:r>
                      <w:r>
                        <w:rPr>
                          <w:sz w:val="24"/>
                          <w:szCs w:val="24"/>
                        </w:rPr>
                        <w:t>Area Type (Before Clean)</w:t>
                      </w:r>
                    </w:p>
                  </w:txbxContent>
                </v:textbox>
                <w10:wrap type="through" anchorx="margin" anchory="margin"/>
              </v:shape>
            </w:pict>
          </mc:Fallback>
        </mc:AlternateContent>
      </w:r>
      <w:r w:rsidR="00BC2E87" w:rsidRPr="00BC2E87">
        <w:rPr>
          <w:rFonts w:eastAsiaTheme="majorEastAsia"/>
          <w:noProof/>
          <w:color w:val="2F5496" w:themeColor="accent1" w:themeShade="BF"/>
          <w:sz w:val="32"/>
          <w:szCs w:val="32"/>
        </w:rPr>
        <w:drawing>
          <wp:inline distT="0" distB="0" distL="0" distR="0" wp14:anchorId="5EAF55F3" wp14:editId="64CF0430">
            <wp:extent cx="2265471" cy="2066925"/>
            <wp:effectExtent l="0" t="0" r="1905" b="0"/>
            <wp:docPr id="498593828" name="Picture 498593828" descr="A pie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93828" name="Picture 1" descr="A pie chart with text on it&#10;&#10;Description automatically generated"/>
                    <pic:cNvPicPr/>
                  </pic:nvPicPr>
                  <pic:blipFill>
                    <a:blip r:embed="rId38"/>
                    <a:stretch>
                      <a:fillRect/>
                    </a:stretch>
                  </pic:blipFill>
                  <pic:spPr>
                    <a:xfrm>
                      <a:off x="0" y="0"/>
                      <a:ext cx="2297950" cy="2096558"/>
                    </a:xfrm>
                    <a:prstGeom prst="rect">
                      <a:avLst/>
                    </a:prstGeom>
                  </pic:spPr>
                </pic:pic>
              </a:graphicData>
            </a:graphic>
          </wp:inline>
        </w:drawing>
      </w:r>
      <w:r w:rsidR="00A84A6E">
        <w:rPr>
          <w:rFonts w:eastAsiaTheme="majorEastAsia"/>
          <w:noProof/>
          <w:color w:val="2F5496" w:themeColor="accent1" w:themeShade="BF"/>
          <w:sz w:val="32"/>
          <w:szCs w:val="32"/>
        </w:rPr>
        <w:drawing>
          <wp:inline distT="0" distB="0" distL="0" distR="0" wp14:anchorId="1DED2136" wp14:editId="705B6E4E">
            <wp:extent cx="2257425" cy="2348327"/>
            <wp:effectExtent l="0" t="0" r="0" b="0"/>
            <wp:docPr id="457872541" name="Picture 45787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a:extLst>
                        <a:ext uri="{28A0092B-C50C-407E-A947-70E740481C1C}">
                          <a14:useLocalDpi xmlns:a14="http://schemas.microsoft.com/office/drawing/2010/main" val="0"/>
                        </a:ext>
                      </a:extLst>
                    </a:blip>
                    <a:srcRect l="9038" t="5054" r="4082" b="12500"/>
                    <a:stretch/>
                  </pic:blipFill>
                  <pic:spPr bwMode="auto">
                    <a:xfrm>
                      <a:off x="0" y="0"/>
                      <a:ext cx="2301992" cy="2394689"/>
                    </a:xfrm>
                    <a:prstGeom prst="rect">
                      <a:avLst/>
                    </a:prstGeom>
                    <a:noFill/>
                    <a:ln>
                      <a:noFill/>
                    </a:ln>
                    <a:extLst>
                      <a:ext uri="{53640926-AAD7-44D8-BBD7-CCE9431645EC}">
                        <a14:shadowObscured xmlns:a14="http://schemas.microsoft.com/office/drawing/2010/main"/>
                      </a:ext>
                    </a:extLst>
                  </pic:spPr>
                </pic:pic>
              </a:graphicData>
            </a:graphic>
          </wp:inline>
        </w:drawing>
      </w:r>
    </w:p>
    <w:p w14:paraId="481FAD93" w14:textId="29230F5C" w:rsidR="00FF2314" w:rsidRDefault="00FF2314" w:rsidP="000149BF">
      <w:pPr>
        <w:rPr>
          <w:rFonts w:asciiTheme="minorEastAsia" w:eastAsiaTheme="minorEastAsia" w:hAnsiTheme="minorEastAsia"/>
          <w:lang w:eastAsia="zh-CN"/>
        </w:rPr>
      </w:pPr>
    </w:p>
    <w:p w14:paraId="05FDFCCE" w14:textId="20B3A7B2" w:rsidR="007E39C4" w:rsidRPr="00453FD2" w:rsidRDefault="004C2C5D" w:rsidP="000149BF">
      <w:r>
        <w:rPr>
          <w:rFonts w:asciiTheme="minorEastAsia" w:eastAsiaTheme="minorEastAsia" w:hAnsiTheme="minorEastAsia" w:hint="eastAsia"/>
          <w:lang w:eastAsia="zh-CN"/>
        </w:rPr>
        <w:t>I</w:t>
      </w:r>
      <w:r w:rsidRPr="003D23D3">
        <w:t xml:space="preserve">n summary, figure </w:t>
      </w:r>
      <w:r>
        <w:t>1</w:t>
      </w:r>
      <w:r w:rsidR="00EA344D">
        <w:t>2</w:t>
      </w:r>
      <w:r w:rsidRPr="003D23D3">
        <w:t xml:space="preserve"> represents the </w:t>
      </w:r>
      <w:r>
        <w:t>area</w:t>
      </w:r>
      <w:r w:rsidRPr="003D23D3">
        <w:t xml:space="preserve"> before cleaning, while figure </w:t>
      </w:r>
      <w:r>
        <w:t>1</w:t>
      </w:r>
      <w:r w:rsidR="00EA344D">
        <w:t>3</w:t>
      </w:r>
      <w:r w:rsidRPr="003D23D3">
        <w:t xml:space="preserve"> portrays the </w:t>
      </w:r>
      <w:r>
        <w:t>area</w:t>
      </w:r>
      <w:r w:rsidRPr="003D23D3">
        <w:t xml:space="preserve"> after cleaning. </w:t>
      </w:r>
      <w:r w:rsidR="005D2A44" w:rsidRPr="005D2A44">
        <w:t>Notably, it is observed that the cleaning process involved the replacement of "built area" with "carpet area."</w:t>
      </w:r>
    </w:p>
    <w:p w14:paraId="2AA47590" w14:textId="55A57EFD" w:rsidR="00005D16" w:rsidRDefault="00005D16" w:rsidP="000149BF">
      <w:pPr>
        <w:rPr>
          <w:rFonts w:eastAsiaTheme="majorEastAsia"/>
        </w:rPr>
      </w:pPr>
    </w:p>
    <w:p w14:paraId="0E19ED7D" w14:textId="55236F94" w:rsidR="00030AB0" w:rsidRPr="00DF04B6" w:rsidRDefault="00030AB0" w:rsidP="00030AB0">
      <w:pPr>
        <w:pStyle w:val="Heading4"/>
        <w:rPr>
          <w:rFonts w:ascii="Times New Roman" w:hAnsi="Times New Roman" w:cs="Times New Roman"/>
        </w:rPr>
      </w:pPr>
      <w:bookmarkStart w:id="57" w:name="_Toc1813130958"/>
      <w:bookmarkStart w:id="58" w:name="_Toc144127762"/>
      <w:bookmarkStart w:id="59" w:name="_Toc1062326922"/>
      <w:bookmarkStart w:id="60" w:name="_Toc144493696"/>
      <w:r>
        <w:rPr>
          <w:rFonts w:ascii="Times New Roman" w:hAnsi="Times New Roman" w:cs="Times New Roman"/>
        </w:rPr>
        <w:t>Area Locality</w:t>
      </w:r>
      <w:bookmarkEnd w:id="57"/>
      <w:bookmarkEnd w:id="58"/>
      <w:bookmarkEnd w:id="59"/>
      <w:bookmarkEnd w:id="60"/>
    </w:p>
    <w:p w14:paraId="5E72DD25" w14:textId="412F4302" w:rsidR="00B17501" w:rsidRDefault="00024BA7" w:rsidP="00977815">
      <w:r w:rsidRPr="00024BA7">
        <w:rPr>
          <w:noProof/>
        </w:rPr>
        <w:drawing>
          <wp:inline distT="0" distB="0" distL="0" distR="0" wp14:anchorId="58B3BD8A" wp14:editId="001320FA">
            <wp:extent cx="4800600" cy="359019"/>
            <wp:effectExtent l="0" t="0" r="0" b="3175"/>
            <wp:docPr id="1151027722" name="Picture 1151027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27722" name=""/>
                    <pic:cNvPicPr/>
                  </pic:nvPicPr>
                  <pic:blipFill>
                    <a:blip r:embed="rId40"/>
                    <a:stretch>
                      <a:fillRect/>
                    </a:stretch>
                  </pic:blipFill>
                  <pic:spPr>
                    <a:xfrm>
                      <a:off x="0" y="0"/>
                      <a:ext cx="4907350" cy="367002"/>
                    </a:xfrm>
                    <a:prstGeom prst="rect">
                      <a:avLst/>
                    </a:prstGeom>
                  </pic:spPr>
                </pic:pic>
              </a:graphicData>
            </a:graphic>
          </wp:inline>
        </w:drawing>
      </w:r>
    </w:p>
    <w:p w14:paraId="38759F43" w14:textId="275D0EB7" w:rsidR="00262867" w:rsidRDefault="00262867" w:rsidP="00977815">
      <w:r w:rsidRPr="00262867">
        <w:rPr>
          <w:noProof/>
        </w:rPr>
        <w:drawing>
          <wp:inline distT="0" distB="0" distL="0" distR="0" wp14:anchorId="5393316D" wp14:editId="78E4BA1C">
            <wp:extent cx="4800600" cy="425181"/>
            <wp:effectExtent l="0" t="0" r="0" b="0"/>
            <wp:docPr id="1091365836" name="Picture 1091365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65836" name=""/>
                    <pic:cNvPicPr/>
                  </pic:nvPicPr>
                  <pic:blipFill>
                    <a:blip r:embed="rId41"/>
                    <a:stretch>
                      <a:fillRect/>
                    </a:stretch>
                  </pic:blipFill>
                  <pic:spPr>
                    <a:xfrm>
                      <a:off x="0" y="0"/>
                      <a:ext cx="4857995" cy="430264"/>
                    </a:xfrm>
                    <a:prstGeom prst="rect">
                      <a:avLst/>
                    </a:prstGeom>
                  </pic:spPr>
                </pic:pic>
              </a:graphicData>
            </a:graphic>
          </wp:inline>
        </w:drawing>
      </w:r>
      <w:r w:rsidR="00807F9F" w:rsidRPr="00807F9F">
        <w:t xml:space="preserve">House_data_v4 is a copy of house_data_v3 created above. The column is cleared by replacing non-numeric </w:t>
      </w:r>
      <w:proofErr w:type="spellStart"/>
      <w:r w:rsidR="00807F9F" w:rsidRPr="00807F9F">
        <w:t>Area.Locality</w:t>
      </w:r>
      <w:proofErr w:type="spellEnd"/>
      <w:r w:rsidR="00807F9F" w:rsidRPr="00807F9F">
        <w:t xml:space="preserve"> values with "NA". IS.na(</w:t>
      </w:r>
      <w:proofErr w:type="spellStart"/>
      <w:proofErr w:type="gramStart"/>
      <w:r w:rsidR="00807F9F" w:rsidRPr="00807F9F">
        <w:t>as.numeric</w:t>
      </w:r>
      <w:proofErr w:type="spellEnd"/>
      <w:proofErr w:type="gramEnd"/>
      <w:r w:rsidR="00807F9F" w:rsidRPr="00807F9F">
        <w:t xml:space="preserve">(house_data_v4$Area.Locality)) finds rows where </w:t>
      </w:r>
      <w:proofErr w:type="spellStart"/>
      <w:r w:rsidR="00807F9F" w:rsidRPr="00807F9F">
        <w:t>Area.Locality</w:t>
      </w:r>
      <w:proofErr w:type="spellEnd"/>
      <w:r w:rsidR="00807F9F" w:rsidRPr="00807F9F">
        <w:t xml:space="preserve"> cannot be transformed to a numeric value. Those rows have "NA" in column 7. Conditional statements check all non-convertible Area </w:t>
      </w:r>
      <w:proofErr w:type="spellStart"/>
      <w:proofErr w:type="gramStart"/>
      <w:r w:rsidR="00807F9F" w:rsidRPr="00807F9F">
        <w:t>regions.Locality</w:t>
      </w:r>
      <w:proofErr w:type="spellEnd"/>
      <w:proofErr w:type="gramEnd"/>
      <w:r w:rsidR="00807F9F" w:rsidRPr="00807F9F">
        <w:t xml:space="preserve"> values are now "NA" after cleaning. "Empty" will be written if the cleaning removes all non-convertible values.</w:t>
      </w:r>
    </w:p>
    <w:p w14:paraId="304FE693" w14:textId="063849D8" w:rsidR="00977815" w:rsidRPr="00DF04B6" w:rsidRDefault="00977815" w:rsidP="00977815">
      <w:pPr>
        <w:pStyle w:val="Heading4"/>
        <w:rPr>
          <w:rFonts w:ascii="Times New Roman" w:hAnsi="Times New Roman" w:cs="Times New Roman"/>
        </w:rPr>
      </w:pPr>
      <w:bookmarkStart w:id="61" w:name="_Toc399864298"/>
      <w:bookmarkStart w:id="62" w:name="_Toc144127763"/>
      <w:bookmarkStart w:id="63" w:name="_Toc924352410"/>
      <w:bookmarkStart w:id="64" w:name="_Toc144493697"/>
      <w:r>
        <w:rPr>
          <w:rFonts w:ascii="Times New Roman" w:hAnsi="Times New Roman" w:cs="Times New Roman"/>
        </w:rPr>
        <w:t>City</w:t>
      </w:r>
      <w:bookmarkEnd w:id="61"/>
      <w:bookmarkEnd w:id="62"/>
      <w:bookmarkEnd w:id="63"/>
      <w:bookmarkEnd w:id="64"/>
    </w:p>
    <w:p w14:paraId="634A313D" w14:textId="07D27EC1" w:rsidR="00977815" w:rsidRDefault="00B57332" w:rsidP="00977815">
      <w:r w:rsidRPr="00B57332">
        <w:rPr>
          <w:noProof/>
        </w:rPr>
        <w:drawing>
          <wp:inline distT="0" distB="0" distL="0" distR="0" wp14:anchorId="315566B7" wp14:editId="79C4B337">
            <wp:extent cx="4829175" cy="1671638"/>
            <wp:effectExtent l="0" t="0" r="0" b="5080"/>
            <wp:docPr id="20455170" name="Picture 20455170"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170" name="Picture 1" descr="A white background with blue text&#10;&#10;Description automatically generated"/>
                    <pic:cNvPicPr/>
                  </pic:nvPicPr>
                  <pic:blipFill rotWithShape="1">
                    <a:blip r:embed="rId42"/>
                    <a:srcRect t="7692"/>
                    <a:stretch/>
                  </pic:blipFill>
                  <pic:spPr bwMode="auto">
                    <a:xfrm>
                      <a:off x="0" y="0"/>
                      <a:ext cx="4843781" cy="1676694"/>
                    </a:xfrm>
                    <a:prstGeom prst="rect">
                      <a:avLst/>
                    </a:prstGeom>
                    <a:ln>
                      <a:noFill/>
                    </a:ln>
                    <a:extLst>
                      <a:ext uri="{53640926-AAD7-44D8-BBD7-CCE9431645EC}">
                        <a14:shadowObscured xmlns:a14="http://schemas.microsoft.com/office/drawing/2010/main"/>
                      </a:ext>
                    </a:extLst>
                  </pic:spPr>
                </pic:pic>
              </a:graphicData>
            </a:graphic>
          </wp:inline>
        </w:drawing>
      </w:r>
    </w:p>
    <w:p w14:paraId="69A40130" w14:textId="24CB1CF9" w:rsidR="00BC08B2" w:rsidRDefault="00F620E9" w:rsidP="00977815">
      <w:r w:rsidRPr="00F620E9">
        <w:lastRenderedPageBreak/>
        <w:t xml:space="preserve">The </w:t>
      </w:r>
      <w:r w:rsidR="00B656E9">
        <w:t>code</w:t>
      </w:r>
      <w:r w:rsidR="00ED1F9A" w:rsidRPr="009D78E4">
        <w:rPr>
          <w:rFonts w:eastAsiaTheme="majorEastAsia"/>
        </w:rPr>
        <w:t xml:space="preserve"> </w:t>
      </w:r>
      <w:r w:rsidR="00ED1F9A" w:rsidRPr="00ED1F9A">
        <w:t>determines that there are six unique</w:t>
      </w:r>
      <w:r w:rsidRPr="00F620E9">
        <w:t xml:space="preserve"> cities </w:t>
      </w:r>
      <w:r w:rsidR="00ED1F9A" w:rsidRPr="00ED1F9A">
        <w:t>within a dataset.</w:t>
      </w:r>
      <w:r w:rsidRPr="00F620E9">
        <w:t xml:space="preserve"> The data is then grouped by city</w:t>
      </w:r>
      <w:r w:rsidR="00ED1F9A" w:rsidRPr="00ED1F9A">
        <w:t xml:space="preserve"> and </w:t>
      </w:r>
      <w:r w:rsidRPr="00F620E9">
        <w:t xml:space="preserve">the number of records in each city is </w:t>
      </w:r>
      <w:r w:rsidR="00ED1F9A" w:rsidRPr="00ED1F9A">
        <w:t>tallied. The results are organized in a</w:t>
      </w:r>
      <w:r w:rsidRPr="00F620E9">
        <w:t xml:space="preserve"> table with two columns</w:t>
      </w:r>
      <w:r w:rsidR="00ED1F9A" w:rsidRPr="00ED1F9A">
        <w:t xml:space="preserve">: </w:t>
      </w:r>
      <w:r w:rsidRPr="00F620E9">
        <w:t xml:space="preserve">one for the </w:t>
      </w:r>
      <w:r w:rsidR="00ED1F9A" w:rsidRPr="00ED1F9A">
        <w:t xml:space="preserve">city </w:t>
      </w:r>
      <w:r w:rsidRPr="00F620E9">
        <w:t xml:space="preserve">names </w:t>
      </w:r>
      <w:r w:rsidR="00ED1F9A" w:rsidRPr="00ED1F9A">
        <w:t>and one</w:t>
      </w:r>
      <w:r w:rsidRPr="00F620E9">
        <w:t xml:space="preserve"> for the </w:t>
      </w:r>
      <w:r w:rsidR="00ED1F9A" w:rsidRPr="00ED1F9A">
        <w:t xml:space="preserve">tallies. This </w:t>
      </w:r>
      <w:r w:rsidRPr="00F620E9">
        <w:t xml:space="preserve">table is </w:t>
      </w:r>
      <w:r w:rsidR="00ED1F9A" w:rsidRPr="00ED1F9A">
        <w:t>then displayed, displaying the city names and the number of records for each city.</w:t>
      </w:r>
      <w:r w:rsidR="00DF2C28">
        <w:t xml:space="preserve"> This dataset</w:t>
      </w:r>
      <w:r w:rsidR="00DF2C28" w:rsidRPr="00F64829">
        <w:t xml:space="preserve"> </w:t>
      </w:r>
      <w:r w:rsidR="00DF2C28" w:rsidRPr="00C40DB6">
        <w:t xml:space="preserve">appears to function </w:t>
      </w:r>
      <w:r w:rsidR="00DF2C28" w:rsidRPr="00F64829">
        <w:t>without any problems.</w:t>
      </w:r>
    </w:p>
    <w:p w14:paraId="2E785D6F" w14:textId="3EF98F91" w:rsidR="006C720D" w:rsidRDefault="00BC08B2" w:rsidP="00977815">
      <w:r w:rsidRPr="00BC08B2">
        <w:rPr>
          <w:noProof/>
        </w:rPr>
        <w:drawing>
          <wp:inline distT="0" distB="0" distL="0" distR="0" wp14:anchorId="07059561" wp14:editId="0A1C33F4">
            <wp:extent cx="4810125" cy="630558"/>
            <wp:effectExtent l="0" t="0" r="0" b="0"/>
            <wp:docPr id="1531592854" name="Picture 153159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92854" name=""/>
                    <pic:cNvPicPr/>
                  </pic:nvPicPr>
                  <pic:blipFill>
                    <a:blip r:embed="rId43"/>
                    <a:stretch>
                      <a:fillRect/>
                    </a:stretch>
                  </pic:blipFill>
                  <pic:spPr>
                    <a:xfrm>
                      <a:off x="0" y="0"/>
                      <a:ext cx="4861830" cy="637336"/>
                    </a:xfrm>
                    <a:prstGeom prst="rect">
                      <a:avLst/>
                    </a:prstGeom>
                  </pic:spPr>
                </pic:pic>
              </a:graphicData>
            </a:graphic>
          </wp:inline>
        </w:drawing>
      </w:r>
    </w:p>
    <w:p w14:paraId="53178A02" w14:textId="5A2E4560" w:rsidR="00F63038" w:rsidRDefault="00F63038" w:rsidP="00977815">
      <w:r w:rsidRPr="00123AEC">
        <w:t xml:space="preserve">The </w:t>
      </w:r>
      <w:r w:rsidR="00DD5556">
        <w:t>code</w:t>
      </w:r>
      <w:r w:rsidRPr="009D78E4">
        <w:rPr>
          <w:rFonts w:eastAsiaTheme="majorEastAsia"/>
        </w:rPr>
        <w:t xml:space="preserve"> </w:t>
      </w:r>
      <w:r>
        <w:rPr>
          <w:rFonts w:eastAsiaTheme="majorEastAsia"/>
        </w:rPr>
        <w:t xml:space="preserve">shows two </w:t>
      </w:r>
      <w:r>
        <w:t>p</w:t>
      </w:r>
      <w:r w:rsidRPr="00F63038">
        <w:t xml:space="preserve">ie charts are generated using this code to illustrate the distribution of data among several cities. </w:t>
      </w:r>
    </w:p>
    <w:p w14:paraId="4DEDE98B" w14:textId="1784F7CA" w:rsidR="00F63038" w:rsidRPr="004C50DD" w:rsidRDefault="00B57332" w:rsidP="000149BF">
      <w:r w:rsidRPr="004C50DD">
        <w:t xml:space="preserve">Below is the </w:t>
      </w:r>
      <w:r w:rsidR="008C39FB">
        <w:t xml:space="preserve">2D and 3D </w:t>
      </w:r>
      <w:r w:rsidRPr="004C50DD">
        <w:rPr>
          <w:rFonts w:eastAsiaTheme="minorEastAsia"/>
          <w:lang w:eastAsia="zh-CN"/>
        </w:rPr>
        <w:t>pie</w:t>
      </w:r>
      <w:r w:rsidRPr="004C50DD">
        <w:t xml:space="preserve"> </w:t>
      </w:r>
      <w:r w:rsidRPr="004C50DD">
        <w:rPr>
          <w:rFonts w:eastAsiaTheme="minorEastAsia"/>
          <w:lang w:eastAsia="zh-CN"/>
        </w:rPr>
        <w:t>chart</w:t>
      </w:r>
      <w:r w:rsidRPr="004C50DD">
        <w:t xml:space="preserve">: </w:t>
      </w:r>
    </w:p>
    <w:p w14:paraId="44761BF9" w14:textId="6CBDDB14" w:rsidR="00005D16" w:rsidRPr="00005D16" w:rsidRDefault="006C720D" w:rsidP="00005D16">
      <w:r>
        <w:rPr>
          <w:noProof/>
        </w:rPr>
        <w:drawing>
          <wp:inline distT="0" distB="0" distL="0" distR="0" wp14:anchorId="7035E365" wp14:editId="4B7575F4">
            <wp:extent cx="2171700" cy="1941461"/>
            <wp:effectExtent l="0" t="0" r="0" b="1905"/>
            <wp:docPr id="1874806924" name="Picture 1874806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4">
                      <a:extLst>
                        <a:ext uri="{28A0092B-C50C-407E-A947-70E740481C1C}">
                          <a14:useLocalDpi xmlns:a14="http://schemas.microsoft.com/office/drawing/2010/main" val="0"/>
                        </a:ext>
                      </a:extLst>
                    </a:blip>
                    <a:srcRect l="7370" t="4803" b="19656"/>
                    <a:stretch/>
                  </pic:blipFill>
                  <pic:spPr bwMode="auto">
                    <a:xfrm>
                      <a:off x="0" y="0"/>
                      <a:ext cx="2181611" cy="1950321"/>
                    </a:xfrm>
                    <a:prstGeom prst="rect">
                      <a:avLst/>
                    </a:prstGeom>
                    <a:noFill/>
                    <a:ln>
                      <a:noFill/>
                    </a:ln>
                    <a:extLst>
                      <a:ext uri="{53640926-AAD7-44D8-BBD7-CCE9431645EC}">
                        <a14:shadowObscured xmlns:a14="http://schemas.microsoft.com/office/drawing/2010/main"/>
                      </a:ext>
                    </a:extLst>
                  </pic:spPr>
                </pic:pic>
              </a:graphicData>
            </a:graphic>
          </wp:inline>
        </w:drawing>
      </w:r>
      <w:r w:rsidR="00453FD2">
        <w:t xml:space="preserve">        </w:t>
      </w:r>
      <w:r>
        <w:rPr>
          <w:noProof/>
        </w:rPr>
        <w:drawing>
          <wp:inline distT="0" distB="0" distL="0" distR="0" wp14:anchorId="4878B489" wp14:editId="75698466">
            <wp:extent cx="2134822" cy="1903549"/>
            <wp:effectExtent l="0" t="0" r="0" b="1905"/>
            <wp:docPr id="1305909953" name="Picture 1305909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5">
                      <a:extLst>
                        <a:ext uri="{28A0092B-C50C-407E-A947-70E740481C1C}">
                          <a14:useLocalDpi xmlns:a14="http://schemas.microsoft.com/office/drawing/2010/main" val="0"/>
                        </a:ext>
                      </a:extLst>
                    </a:blip>
                    <a:srcRect l="3078" t="10878" r="4589" b="14017"/>
                    <a:stretch/>
                  </pic:blipFill>
                  <pic:spPr bwMode="auto">
                    <a:xfrm>
                      <a:off x="0" y="0"/>
                      <a:ext cx="2145655" cy="1913208"/>
                    </a:xfrm>
                    <a:prstGeom prst="rect">
                      <a:avLst/>
                    </a:prstGeom>
                    <a:noFill/>
                    <a:ln>
                      <a:noFill/>
                    </a:ln>
                    <a:extLst>
                      <a:ext uri="{53640926-AAD7-44D8-BBD7-CCE9431645EC}">
                        <a14:shadowObscured xmlns:a14="http://schemas.microsoft.com/office/drawing/2010/main"/>
                      </a:ext>
                    </a:extLst>
                  </pic:spPr>
                </pic:pic>
              </a:graphicData>
            </a:graphic>
          </wp:inline>
        </w:drawing>
      </w:r>
    </w:p>
    <w:p w14:paraId="03F27D5A" w14:textId="30A6D75F" w:rsidR="00B656E9" w:rsidRDefault="002F384C" w:rsidP="000149BF">
      <w:pPr>
        <w:rPr>
          <w:rFonts w:asciiTheme="minorEastAsia" w:eastAsiaTheme="minorEastAsia" w:hAnsiTheme="minorEastAsia"/>
          <w:lang w:eastAsia="zh-CN"/>
        </w:rPr>
      </w:pPr>
      <w:r>
        <w:rPr>
          <w:noProof/>
        </w:rPr>
        <mc:AlternateContent>
          <mc:Choice Requires="wps">
            <w:drawing>
              <wp:anchor distT="0" distB="0" distL="114300" distR="114300" simplePos="0" relativeHeight="251658259" behindDoc="0" locked="0" layoutInCell="1" allowOverlap="1" wp14:anchorId="2D932F15" wp14:editId="08C41E9B">
                <wp:simplePos x="0" y="0"/>
                <wp:positionH relativeFrom="margin">
                  <wp:posOffset>7746365</wp:posOffset>
                </wp:positionH>
                <wp:positionV relativeFrom="page">
                  <wp:posOffset>11494135</wp:posOffset>
                </wp:positionV>
                <wp:extent cx="2209165" cy="219075"/>
                <wp:effectExtent l="0" t="0" r="635" b="9525"/>
                <wp:wrapThrough wrapText="bothSides">
                  <wp:wrapPolygon edited="0">
                    <wp:start x="0" y="0"/>
                    <wp:lineTo x="0" y="20661"/>
                    <wp:lineTo x="21420" y="20661"/>
                    <wp:lineTo x="21420" y="0"/>
                    <wp:lineTo x="0" y="0"/>
                  </wp:wrapPolygon>
                </wp:wrapThrough>
                <wp:docPr id="1817764198" name="Text Box 1817764198"/>
                <wp:cNvGraphicFramePr/>
                <a:graphic xmlns:a="http://schemas.openxmlformats.org/drawingml/2006/main">
                  <a:graphicData uri="http://schemas.microsoft.com/office/word/2010/wordprocessingShape">
                    <wps:wsp>
                      <wps:cNvSpPr txBox="1"/>
                      <wps:spPr>
                        <a:xfrm>
                          <a:off x="0" y="0"/>
                          <a:ext cx="2209165" cy="219075"/>
                        </a:xfrm>
                        <a:prstGeom prst="rect">
                          <a:avLst/>
                        </a:prstGeom>
                        <a:solidFill>
                          <a:prstClr val="white"/>
                        </a:solidFill>
                        <a:ln>
                          <a:noFill/>
                        </a:ln>
                      </wps:spPr>
                      <wps:txbx>
                        <w:txbxContent>
                          <w:p w14:paraId="1F198242" w14:textId="77777777" w:rsidR="00B656E9" w:rsidRPr="004C0CF5" w:rsidRDefault="00B656E9" w:rsidP="00B656E9">
                            <w:pPr>
                              <w:pStyle w:val="Caption"/>
                              <w:jc w:val="center"/>
                              <w:rPr>
                                <w:sz w:val="24"/>
                                <w:szCs w:val="24"/>
                              </w:rPr>
                            </w:pPr>
                            <w:r w:rsidRPr="004C0CF5">
                              <w:rPr>
                                <w:sz w:val="24"/>
                                <w:szCs w:val="24"/>
                              </w:rPr>
                              <w:t xml:space="preserve">Figure </w:t>
                            </w:r>
                            <w:r>
                              <w:rPr>
                                <w:sz w:val="24"/>
                                <w:szCs w:val="24"/>
                              </w:rPr>
                              <w:t>1</w:t>
                            </w:r>
                            <w:r w:rsidR="00EA344D">
                              <w:rPr>
                                <w:sz w:val="24"/>
                                <w:szCs w:val="24"/>
                              </w:rPr>
                              <w:t>5</w:t>
                            </w:r>
                            <w:r w:rsidRPr="004C0CF5">
                              <w:rPr>
                                <w:sz w:val="24"/>
                                <w:szCs w:val="24"/>
                              </w:rPr>
                              <w:t xml:space="preserve">: </w:t>
                            </w:r>
                            <w:r>
                              <w:rPr>
                                <w:sz w:val="24"/>
                                <w:szCs w:val="24"/>
                              </w:rPr>
                              <w:t>City(3D)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32F15" id="Text Box 1817764198" o:spid="_x0000_s1039" type="#_x0000_t202" style="position:absolute;left:0;text-align:left;margin-left:609.95pt;margin-top:905.05pt;width:173.95pt;height:17.25pt;z-index:251658259;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" stroked="f">
                <v:textbox inset="0,0,0,0">
                  <w:txbxContent>
                    <w:p w14:paraId="1F198242" w14:textId="77777777" w:rsidR="00B656E9" w:rsidRPr="004C0CF5" w:rsidRDefault="00B656E9" w:rsidP="00B656E9">
                      <w:pPr>
                        <w:pStyle w:val="Caption"/>
                        <w:jc w:val="center"/>
                        <w:rPr>
                          <w:sz w:val="24"/>
                          <w:szCs w:val="24"/>
                        </w:rPr>
                      </w:pPr>
                      <w:r w:rsidRPr="004C0CF5">
                        <w:rPr>
                          <w:sz w:val="24"/>
                          <w:szCs w:val="24"/>
                        </w:rPr>
                        <w:t xml:space="preserve">Figure </w:t>
                      </w:r>
                      <w:r>
                        <w:rPr>
                          <w:sz w:val="24"/>
                          <w:szCs w:val="24"/>
                        </w:rPr>
                        <w:t>1</w:t>
                      </w:r>
                      <w:r w:rsidR="00EA344D">
                        <w:rPr>
                          <w:sz w:val="24"/>
                          <w:szCs w:val="24"/>
                        </w:rPr>
                        <w:t>5</w:t>
                      </w:r>
                      <w:r w:rsidRPr="004C0CF5">
                        <w:rPr>
                          <w:sz w:val="24"/>
                          <w:szCs w:val="24"/>
                        </w:rPr>
                        <w:t xml:space="preserve">: </w:t>
                      </w:r>
                      <w:r>
                        <w:rPr>
                          <w:sz w:val="24"/>
                          <w:szCs w:val="24"/>
                        </w:rPr>
                        <w:t>City(3D)</w:t>
                      </w:r>
                    </w:p>
                  </w:txbxContent>
                </v:textbox>
                <w10:wrap type="through" anchorx="margin" anchory="page"/>
              </v:shape>
            </w:pict>
          </mc:Fallback>
        </mc:AlternateContent>
      </w:r>
      <w:r>
        <w:rPr>
          <w:noProof/>
        </w:rPr>
        <mc:AlternateContent>
          <mc:Choice Requires="wps">
            <w:drawing>
              <wp:anchor distT="0" distB="0" distL="114300" distR="114300" simplePos="0" relativeHeight="251658258" behindDoc="0" locked="0" layoutInCell="1" allowOverlap="1" wp14:anchorId="1A399A68" wp14:editId="20057364">
                <wp:simplePos x="0" y="0"/>
                <wp:positionH relativeFrom="margin">
                  <wp:posOffset>5375063</wp:posOffset>
                </wp:positionH>
                <wp:positionV relativeFrom="page">
                  <wp:posOffset>11492936</wp:posOffset>
                </wp:positionV>
                <wp:extent cx="1924050" cy="209550"/>
                <wp:effectExtent l="0" t="0" r="0" b="0"/>
                <wp:wrapThrough wrapText="bothSides">
                  <wp:wrapPolygon edited="0">
                    <wp:start x="0" y="0"/>
                    <wp:lineTo x="0" y="19636"/>
                    <wp:lineTo x="21386" y="19636"/>
                    <wp:lineTo x="21386" y="0"/>
                    <wp:lineTo x="0" y="0"/>
                  </wp:wrapPolygon>
                </wp:wrapThrough>
                <wp:docPr id="523183263" name="Text Box 523183263"/>
                <wp:cNvGraphicFramePr/>
                <a:graphic xmlns:a="http://schemas.openxmlformats.org/drawingml/2006/main">
                  <a:graphicData uri="http://schemas.microsoft.com/office/word/2010/wordprocessingShape">
                    <wps:wsp>
                      <wps:cNvSpPr txBox="1"/>
                      <wps:spPr>
                        <a:xfrm>
                          <a:off x="0" y="0"/>
                          <a:ext cx="1924050" cy="209550"/>
                        </a:xfrm>
                        <a:prstGeom prst="rect">
                          <a:avLst/>
                        </a:prstGeom>
                        <a:solidFill>
                          <a:prstClr val="white"/>
                        </a:solidFill>
                        <a:ln>
                          <a:noFill/>
                        </a:ln>
                      </wps:spPr>
                      <wps:txbx>
                        <w:txbxContent>
                          <w:p w14:paraId="6D4DA8DB" w14:textId="3AB9A193" w:rsidR="00B656E9" w:rsidRPr="004C0CF5" w:rsidRDefault="00B656E9" w:rsidP="00B656E9">
                            <w:pPr>
                              <w:pStyle w:val="Caption"/>
                              <w:jc w:val="center"/>
                              <w:rPr>
                                <w:sz w:val="24"/>
                                <w:szCs w:val="24"/>
                              </w:rPr>
                            </w:pPr>
                            <w:r w:rsidRPr="004C0CF5">
                              <w:rPr>
                                <w:sz w:val="24"/>
                                <w:szCs w:val="24"/>
                              </w:rPr>
                              <w:t xml:space="preserve">Figure </w:t>
                            </w:r>
                            <w:r>
                              <w:rPr>
                                <w:sz w:val="24"/>
                                <w:szCs w:val="24"/>
                              </w:rPr>
                              <w:t>1</w:t>
                            </w:r>
                            <w:r w:rsidR="00EA344D">
                              <w:rPr>
                                <w:sz w:val="24"/>
                                <w:szCs w:val="24"/>
                              </w:rPr>
                              <w:t>4</w:t>
                            </w:r>
                            <w:r w:rsidRPr="004C0CF5">
                              <w:rPr>
                                <w:sz w:val="24"/>
                                <w:szCs w:val="24"/>
                              </w:rPr>
                              <w:t xml:space="preserve">: </w:t>
                            </w:r>
                            <w:r>
                              <w:rPr>
                                <w:sz w:val="24"/>
                                <w:szCs w:val="24"/>
                              </w:rPr>
                              <w:t>City(2D)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99A68" id="Text Box 523183263" o:spid="_x0000_s1040" type="#_x0000_t202" style="position:absolute;left:0;text-align:left;margin-left:423.25pt;margin-top:904.95pt;width:151.5pt;height:16.5pt;z-index:25165825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" stroked="f">
                <v:textbox inset="0,0,0,0">
                  <w:txbxContent>
                    <w:p w14:paraId="6D4DA8DB" w14:textId="3AB9A193" w:rsidR="00B656E9" w:rsidRPr="004C0CF5" w:rsidRDefault="00B656E9" w:rsidP="00B656E9">
                      <w:pPr>
                        <w:pStyle w:val="Caption"/>
                        <w:jc w:val="center"/>
                        <w:rPr>
                          <w:sz w:val="24"/>
                          <w:szCs w:val="24"/>
                        </w:rPr>
                      </w:pPr>
                      <w:r w:rsidRPr="004C0CF5">
                        <w:rPr>
                          <w:sz w:val="24"/>
                          <w:szCs w:val="24"/>
                        </w:rPr>
                        <w:t xml:space="preserve">Figure </w:t>
                      </w:r>
                      <w:r>
                        <w:rPr>
                          <w:sz w:val="24"/>
                          <w:szCs w:val="24"/>
                        </w:rPr>
                        <w:t>1</w:t>
                      </w:r>
                      <w:r w:rsidR="00EA344D">
                        <w:rPr>
                          <w:sz w:val="24"/>
                          <w:szCs w:val="24"/>
                        </w:rPr>
                        <w:t>4</w:t>
                      </w:r>
                      <w:r w:rsidRPr="004C0CF5">
                        <w:rPr>
                          <w:sz w:val="24"/>
                          <w:szCs w:val="24"/>
                        </w:rPr>
                        <w:t xml:space="preserve">: </w:t>
                      </w:r>
                      <w:r>
                        <w:rPr>
                          <w:sz w:val="24"/>
                          <w:szCs w:val="24"/>
                        </w:rPr>
                        <w:t>City(2D)</w:t>
                      </w:r>
                    </w:p>
                  </w:txbxContent>
                </v:textbox>
                <w10:wrap type="through" anchorx="margin" anchory="page"/>
              </v:shape>
            </w:pict>
          </mc:Fallback>
        </mc:AlternateContent>
      </w:r>
    </w:p>
    <w:p w14:paraId="53A9BF92" w14:textId="718DFD67" w:rsidR="00B656E9" w:rsidRPr="005C43EB" w:rsidRDefault="00B656E9" w:rsidP="000149BF">
      <w:pPr>
        <w:rPr>
          <w:rFonts w:eastAsiaTheme="majorEastAsia"/>
          <w14:ligatures w14:val="standardContextual"/>
        </w:rPr>
      </w:pPr>
      <w:r>
        <w:rPr>
          <w:rFonts w:asciiTheme="minorEastAsia" w:eastAsiaTheme="minorEastAsia" w:hAnsiTheme="minorEastAsia" w:hint="eastAsia"/>
          <w:lang w:eastAsia="zh-CN"/>
        </w:rPr>
        <w:t>I</w:t>
      </w:r>
      <w:r w:rsidRPr="003D23D3">
        <w:t xml:space="preserve">n summary, figure </w:t>
      </w:r>
      <w:r>
        <w:t xml:space="preserve">14 </w:t>
      </w:r>
      <w:r w:rsidR="006A5BA6" w:rsidRPr="003D23D3">
        <w:t xml:space="preserve">represents the </w:t>
      </w:r>
      <w:r w:rsidR="00DA469C">
        <w:t>city</w:t>
      </w:r>
      <w:r w:rsidR="006A5BA6">
        <w:t xml:space="preserve"> in </w:t>
      </w:r>
      <w:r>
        <w:t>2D and the figure 1</w:t>
      </w:r>
      <w:r w:rsidR="00EA344D">
        <w:t>5</w:t>
      </w:r>
      <w:r>
        <w:t xml:space="preserve"> </w:t>
      </w:r>
      <w:r w:rsidR="006A5BA6" w:rsidRPr="003D23D3">
        <w:t xml:space="preserve">represents the </w:t>
      </w:r>
      <w:r w:rsidR="00DA469C">
        <w:t>city</w:t>
      </w:r>
      <w:r w:rsidR="006A5BA6">
        <w:t xml:space="preserve"> in 3D.</w:t>
      </w:r>
      <w:r w:rsidR="006A5BA6" w:rsidRPr="006A5BA6">
        <w:t xml:space="preserve"> </w:t>
      </w:r>
      <w:r w:rsidR="00DA469C">
        <w:t>The two pie charts show</w:t>
      </w:r>
      <w:r w:rsidR="006A5BA6" w:rsidRPr="00F63038">
        <w:t xml:space="preserve"> city counts and combined into a single group</w:t>
      </w:r>
      <w:r w:rsidR="00DA469C" w:rsidRPr="00F63038">
        <w:t>.</w:t>
      </w:r>
    </w:p>
    <w:p w14:paraId="51B0A532" w14:textId="26EFCDC1" w:rsidR="00B57332" w:rsidRDefault="00B57332" w:rsidP="00977815"/>
    <w:p w14:paraId="135BA17E" w14:textId="06AF97C2" w:rsidR="00977815" w:rsidRPr="00DF04B6" w:rsidRDefault="00977815" w:rsidP="00977815">
      <w:pPr>
        <w:pStyle w:val="Heading4"/>
        <w:rPr>
          <w:rFonts w:ascii="Times New Roman" w:hAnsi="Times New Roman" w:cs="Times New Roman"/>
        </w:rPr>
      </w:pPr>
      <w:bookmarkStart w:id="65" w:name="_Toc325866877"/>
      <w:bookmarkStart w:id="66" w:name="_Toc144127764"/>
      <w:bookmarkStart w:id="67" w:name="_Toc1208093367"/>
      <w:bookmarkStart w:id="68" w:name="_Toc144493698"/>
      <w:r>
        <w:rPr>
          <w:rFonts w:ascii="Times New Roman" w:hAnsi="Times New Roman" w:cs="Times New Roman"/>
        </w:rPr>
        <w:t>Furnishing Status</w:t>
      </w:r>
      <w:bookmarkEnd w:id="65"/>
      <w:bookmarkEnd w:id="66"/>
      <w:bookmarkEnd w:id="67"/>
      <w:bookmarkEnd w:id="68"/>
    </w:p>
    <w:p w14:paraId="45597E2A" w14:textId="77777777" w:rsidR="00977815" w:rsidRDefault="00555618" w:rsidP="00977815">
      <w:r w:rsidRPr="00555618">
        <w:rPr>
          <w:noProof/>
        </w:rPr>
        <w:drawing>
          <wp:inline distT="0" distB="0" distL="0" distR="0" wp14:anchorId="235A4C26" wp14:editId="4B472AD4">
            <wp:extent cx="4762500" cy="1078177"/>
            <wp:effectExtent l="0" t="0" r="0" b="8255"/>
            <wp:docPr id="366850569" name="Picture 366850569"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50569" name="Picture 1" descr="A computer screen shot of a computer code&#10;&#10;Description automatically generated"/>
                    <pic:cNvPicPr/>
                  </pic:nvPicPr>
                  <pic:blipFill>
                    <a:blip r:embed="rId46"/>
                    <a:stretch>
                      <a:fillRect/>
                    </a:stretch>
                  </pic:blipFill>
                  <pic:spPr>
                    <a:xfrm>
                      <a:off x="0" y="0"/>
                      <a:ext cx="4776121" cy="1081261"/>
                    </a:xfrm>
                    <a:prstGeom prst="rect">
                      <a:avLst/>
                    </a:prstGeom>
                  </pic:spPr>
                </pic:pic>
              </a:graphicData>
            </a:graphic>
          </wp:inline>
        </w:drawing>
      </w:r>
    </w:p>
    <w:p w14:paraId="4AC17F63" w14:textId="00115C1B" w:rsidR="005F77E8" w:rsidRDefault="00E41AD7" w:rsidP="00434C29">
      <w:r w:rsidRPr="00E41AD7">
        <w:t xml:space="preserve">The </w:t>
      </w:r>
      <w:r w:rsidR="00DD5556">
        <w:t>code</w:t>
      </w:r>
      <w:r>
        <w:t xml:space="preserve"> shows the</w:t>
      </w:r>
      <w:r w:rsidRPr="00E41AD7">
        <w:t xml:space="preserve"> dataset </w:t>
      </w:r>
      <w:r w:rsidR="00692D73" w:rsidRPr="00692D73">
        <w:t>investigates</w:t>
      </w:r>
      <w:r w:rsidRPr="00E41AD7">
        <w:t xml:space="preserve"> home attributes. </w:t>
      </w:r>
      <w:r w:rsidR="00692D73" w:rsidRPr="00692D73">
        <w:t>Calculating the number of unique categories in the "</w:t>
      </w:r>
      <w:proofErr w:type="spellStart"/>
      <w:r w:rsidR="00692D73" w:rsidRPr="00692D73">
        <w:t>Furnishing.Status</w:t>
      </w:r>
      <w:proofErr w:type="spellEnd"/>
      <w:r w:rsidR="00692D73" w:rsidRPr="00692D73">
        <w:t xml:space="preserve">" column yields three types: furnished, semi-furnished, and unfurnished. The method </w:t>
      </w:r>
      <w:r w:rsidR="00692D73" w:rsidRPr="00692D73">
        <w:lastRenderedPageBreak/>
        <w:t>summarizes the number of households in each furnishing status after classifying the data. The</w:t>
      </w:r>
      <w:r w:rsidRPr="00E41AD7">
        <w:t xml:space="preserve"> dataset </w:t>
      </w:r>
      <w:r w:rsidR="00692D73" w:rsidRPr="00692D73">
        <w:t>has</w:t>
      </w:r>
      <w:r w:rsidRPr="00E41AD7">
        <w:t xml:space="preserve"> 680 furnished </w:t>
      </w:r>
      <w:r w:rsidR="00692D73" w:rsidRPr="00692D73">
        <w:t>residences</w:t>
      </w:r>
      <w:r w:rsidRPr="00E41AD7">
        <w:t xml:space="preserve">, 2251 semi-furnished </w:t>
      </w:r>
      <w:r w:rsidR="00692D73" w:rsidRPr="00692D73">
        <w:t>dwellings</w:t>
      </w:r>
      <w:r w:rsidRPr="00E41AD7">
        <w:t>, and 1815 unfurnished buildings</w:t>
      </w:r>
      <w:r w:rsidR="00692D73" w:rsidRPr="00692D73">
        <w:t>, according to the output.</w:t>
      </w:r>
      <w:r w:rsidRPr="00E41AD7">
        <w:t xml:space="preserve"> </w:t>
      </w:r>
      <w:r w:rsidR="00700E2B">
        <w:t>This dataset</w:t>
      </w:r>
      <w:r w:rsidR="00700E2B" w:rsidRPr="00F64829">
        <w:t xml:space="preserve"> </w:t>
      </w:r>
      <w:r w:rsidR="00692D73" w:rsidRPr="00692D73">
        <w:t>works fine.</w:t>
      </w:r>
    </w:p>
    <w:p w14:paraId="3707FFAA" w14:textId="77CCDD61" w:rsidR="00B0645B" w:rsidRDefault="00B0645B" w:rsidP="00434C29">
      <w:r w:rsidRPr="00B0645B">
        <w:rPr>
          <w:noProof/>
        </w:rPr>
        <w:drawing>
          <wp:inline distT="0" distB="0" distL="0" distR="0" wp14:anchorId="0955D3B8" wp14:editId="66A20AC8">
            <wp:extent cx="4800600" cy="400563"/>
            <wp:effectExtent l="0" t="0" r="0" b="0"/>
            <wp:docPr id="110969582" name="Picture 110969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9582" name=""/>
                    <pic:cNvPicPr/>
                  </pic:nvPicPr>
                  <pic:blipFill>
                    <a:blip r:embed="rId47"/>
                    <a:stretch>
                      <a:fillRect/>
                    </a:stretch>
                  </pic:blipFill>
                  <pic:spPr>
                    <a:xfrm>
                      <a:off x="0" y="0"/>
                      <a:ext cx="4822524" cy="402392"/>
                    </a:xfrm>
                    <a:prstGeom prst="rect">
                      <a:avLst/>
                    </a:prstGeom>
                  </pic:spPr>
                </pic:pic>
              </a:graphicData>
            </a:graphic>
          </wp:inline>
        </w:drawing>
      </w:r>
    </w:p>
    <w:p w14:paraId="228AE027" w14:textId="2FF3AE94" w:rsidR="00584341" w:rsidRDefault="00361523" w:rsidP="000149BF">
      <w:r>
        <w:rPr>
          <w:noProof/>
        </w:rPr>
        <mc:AlternateContent>
          <mc:Choice Requires="wps">
            <w:drawing>
              <wp:anchor distT="0" distB="0" distL="114300" distR="114300" simplePos="0" relativeHeight="251658278" behindDoc="0" locked="0" layoutInCell="1" allowOverlap="1" wp14:anchorId="7B59E47F" wp14:editId="415DFEBE">
                <wp:simplePos x="0" y="0"/>
                <wp:positionH relativeFrom="column">
                  <wp:posOffset>3178034</wp:posOffset>
                </wp:positionH>
                <wp:positionV relativeFrom="margin">
                  <wp:posOffset>3098236</wp:posOffset>
                </wp:positionV>
                <wp:extent cx="1499870" cy="359410"/>
                <wp:effectExtent l="0" t="0" r="5080" b="2540"/>
                <wp:wrapThrough wrapText="bothSides">
                  <wp:wrapPolygon edited="0">
                    <wp:start x="0" y="0"/>
                    <wp:lineTo x="0" y="20608"/>
                    <wp:lineTo x="21399" y="20608"/>
                    <wp:lineTo x="21399" y="0"/>
                    <wp:lineTo x="0" y="0"/>
                  </wp:wrapPolygon>
                </wp:wrapThrough>
                <wp:docPr id="1273608070" name="Text Box 1273608070"/>
                <wp:cNvGraphicFramePr/>
                <a:graphic xmlns:a="http://schemas.openxmlformats.org/drawingml/2006/main">
                  <a:graphicData uri="http://schemas.microsoft.com/office/word/2010/wordprocessingShape">
                    <wps:wsp>
                      <wps:cNvSpPr txBox="1"/>
                      <wps:spPr>
                        <a:xfrm>
                          <a:off x="0" y="0"/>
                          <a:ext cx="1499870" cy="359410"/>
                        </a:xfrm>
                        <a:prstGeom prst="rect">
                          <a:avLst/>
                        </a:prstGeom>
                        <a:solidFill>
                          <a:prstClr val="white"/>
                        </a:solidFill>
                        <a:ln>
                          <a:noFill/>
                        </a:ln>
                      </wps:spPr>
                      <wps:txbx>
                        <w:txbxContent>
                          <w:p w14:paraId="509C2079" w14:textId="77777777" w:rsidR="00361523" w:rsidRPr="004C0CF5" w:rsidRDefault="00361523" w:rsidP="00361523">
                            <w:pPr>
                              <w:pStyle w:val="Caption"/>
                              <w:jc w:val="center"/>
                              <w:rPr>
                                <w:sz w:val="24"/>
                                <w:szCs w:val="24"/>
                              </w:rPr>
                            </w:pPr>
                            <w:r w:rsidRPr="004C0CF5">
                              <w:rPr>
                                <w:sz w:val="24"/>
                                <w:szCs w:val="24"/>
                              </w:rPr>
                              <w:t xml:space="preserve">Figure </w:t>
                            </w:r>
                            <w:r>
                              <w:rPr>
                                <w:sz w:val="24"/>
                                <w:szCs w:val="24"/>
                              </w:rPr>
                              <w:t>16</w:t>
                            </w:r>
                            <w:r w:rsidRPr="004C0CF5">
                              <w:rPr>
                                <w:sz w:val="24"/>
                                <w:szCs w:val="24"/>
                              </w:rPr>
                              <w:t xml:space="preserve">: </w:t>
                            </w:r>
                            <w:r>
                              <w:rPr>
                                <w:sz w:val="24"/>
                                <w:szCs w:val="24"/>
                              </w:rPr>
                              <w:t>Furnishing Status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9E47F" id="Text Box 1273608070" o:spid="_x0000_s1041" type="#_x0000_t202" style="position:absolute;left:0;text-align:left;margin-left:250.25pt;margin-top:243.95pt;width:118.1pt;height:28.3pt;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" stroked="f">
                <v:textbox inset="0,0,0,0">
                  <w:txbxContent>
                    <w:p w14:paraId="509C2079" w14:textId="77777777" w:rsidR="00361523" w:rsidRPr="004C0CF5" w:rsidRDefault="00361523" w:rsidP="00361523">
                      <w:pPr>
                        <w:pStyle w:val="Caption"/>
                        <w:jc w:val="center"/>
                        <w:rPr>
                          <w:sz w:val="24"/>
                          <w:szCs w:val="24"/>
                        </w:rPr>
                      </w:pPr>
                      <w:r w:rsidRPr="004C0CF5">
                        <w:rPr>
                          <w:sz w:val="24"/>
                          <w:szCs w:val="24"/>
                        </w:rPr>
                        <w:t xml:space="preserve">Figure </w:t>
                      </w:r>
                      <w:r>
                        <w:rPr>
                          <w:sz w:val="24"/>
                          <w:szCs w:val="24"/>
                        </w:rPr>
                        <w:t>16</w:t>
                      </w:r>
                      <w:r w:rsidRPr="004C0CF5">
                        <w:rPr>
                          <w:sz w:val="24"/>
                          <w:szCs w:val="24"/>
                        </w:rPr>
                        <w:t xml:space="preserve">: </w:t>
                      </w:r>
                      <w:r>
                        <w:rPr>
                          <w:sz w:val="24"/>
                          <w:szCs w:val="24"/>
                        </w:rPr>
                        <w:t>Furnishing Status</w:t>
                      </w:r>
                    </w:p>
                  </w:txbxContent>
                </v:textbox>
                <w10:wrap type="through" anchory="margin"/>
              </v:shape>
            </w:pict>
          </mc:Fallback>
        </mc:AlternateContent>
      </w:r>
      <w:r w:rsidR="000149BF">
        <w:rPr>
          <w:noProof/>
        </w:rPr>
        <w:drawing>
          <wp:anchor distT="0" distB="0" distL="114300" distR="114300" simplePos="0" relativeHeight="251658274" behindDoc="1" locked="0" layoutInCell="1" allowOverlap="1" wp14:anchorId="0FF4392B" wp14:editId="535734E0">
            <wp:simplePos x="0" y="0"/>
            <wp:positionH relativeFrom="column">
              <wp:posOffset>2822575</wp:posOffset>
            </wp:positionH>
            <wp:positionV relativeFrom="paragraph">
              <wp:posOffset>9539</wp:posOffset>
            </wp:positionV>
            <wp:extent cx="1944370" cy="1653540"/>
            <wp:effectExtent l="0" t="0" r="0" b="3810"/>
            <wp:wrapTight wrapText="bothSides">
              <wp:wrapPolygon edited="0">
                <wp:start x="0" y="0"/>
                <wp:lineTo x="0" y="21401"/>
                <wp:lineTo x="21374" y="21401"/>
                <wp:lineTo x="21374" y="0"/>
                <wp:lineTo x="0" y="0"/>
              </wp:wrapPolygon>
            </wp:wrapTight>
            <wp:docPr id="174166405" name="Picture 174166405"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6405" name="Picture 10" descr="A pie chart with text&#10;&#10;Description automatically generated"/>
                    <pic:cNvPicPr>
                      <a:picLocks noChangeAspect="1" noChangeArrowheads="1"/>
                    </pic:cNvPicPr>
                  </pic:nvPicPr>
                  <pic:blipFill rotWithShape="1">
                    <a:blip r:embed="rId48">
                      <a:extLst>
                        <a:ext uri="{28A0092B-C50C-407E-A947-70E740481C1C}">
                          <a14:useLocalDpi xmlns:a14="http://schemas.microsoft.com/office/drawing/2010/main" val="0"/>
                        </a:ext>
                      </a:extLst>
                    </a:blip>
                    <a:srcRect l="4043" t="6034" b="19509"/>
                    <a:stretch/>
                  </pic:blipFill>
                  <pic:spPr bwMode="auto">
                    <a:xfrm>
                      <a:off x="0" y="0"/>
                      <a:ext cx="1944370" cy="1653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77E8" w:rsidRPr="005F77E8">
        <w:t xml:space="preserve">The </w:t>
      </w:r>
      <w:r w:rsidR="00DD5556">
        <w:t>code</w:t>
      </w:r>
      <w:r w:rsidR="005F77E8" w:rsidRPr="005F77E8">
        <w:t xml:space="preserve"> </w:t>
      </w:r>
      <w:r w:rsidR="00C84D23" w:rsidRPr="00C84D23">
        <w:t>builds</w:t>
      </w:r>
      <w:r w:rsidR="005F77E8" w:rsidRPr="005F77E8">
        <w:t xml:space="preserve"> a pie chart </w:t>
      </w:r>
      <w:r w:rsidR="00C84D23" w:rsidRPr="00C84D23">
        <w:t xml:space="preserve">from </w:t>
      </w:r>
      <w:r w:rsidR="005F77E8" w:rsidRPr="005F77E8">
        <w:t xml:space="preserve">home furnishing status data. </w:t>
      </w:r>
      <w:r w:rsidR="00C84D23" w:rsidRPr="00C84D23">
        <w:t>The function first converts</w:t>
      </w:r>
      <w:r w:rsidR="005F77E8" w:rsidRPr="005F77E8">
        <w:t xml:space="preserve"> provisioning status numbers from </w:t>
      </w:r>
      <w:proofErr w:type="spellStart"/>
      <w:r w:rsidR="005F77E8" w:rsidRPr="005F77E8">
        <w:t>df_count_by_</w:t>
      </w:r>
      <w:r w:rsidR="00584341">
        <w:t>Furnished</w:t>
      </w:r>
      <w:proofErr w:type="spellEnd"/>
      <w:r w:rsidR="00C84D23" w:rsidRPr="00C84D23">
        <w:t xml:space="preserve">. </w:t>
      </w:r>
      <w:r w:rsidR="005F77E8" w:rsidRPr="005F77E8">
        <w:t xml:space="preserve">The code </w:t>
      </w:r>
      <w:r w:rsidR="00C84D23" w:rsidRPr="00C84D23">
        <w:t>appears</w:t>
      </w:r>
      <w:r w:rsidR="005F77E8" w:rsidRPr="005F77E8">
        <w:t xml:space="preserve"> to </w:t>
      </w:r>
      <w:r w:rsidR="00C84D23" w:rsidRPr="00C84D23">
        <w:t>generate</w:t>
      </w:r>
      <w:r w:rsidR="005F77E8" w:rsidRPr="005F77E8">
        <w:t xml:space="preserve"> data for a pie chart </w:t>
      </w:r>
      <w:r w:rsidR="00C84D23" w:rsidRPr="00C84D23">
        <w:t>showing</w:t>
      </w:r>
      <w:r w:rsidR="005F77E8" w:rsidRPr="005F77E8">
        <w:t xml:space="preserve"> each house's furnishing status </w:t>
      </w:r>
      <w:r w:rsidR="00C84D23" w:rsidRPr="00C84D23">
        <w:t>percentages and counts.</w:t>
      </w:r>
      <w:r w:rsidR="00584341" w:rsidRPr="004C50DD">
        <w:t xml:space="preserve"> </w:t>
      </w:r>
    </w:p>
    <w:p w14:paraId="0D524415" w14:textId="6ECEA917" w:rsidR="00B0645B" w:rsidRDefault="00EA344D" w:rsidP="000149BF">
      <w:r>
        <w:t>Beside</w:t>
      </w:r>
      <w:r w:rsidR="00434C29" w:rsidRPr="004C50DD">
        <w:t xml:space="preserve"> </w:t>
      </w:r>
      <w:r>
        <w:t>Figure 16</w:t>
      </w:r>
      <w:r w:rsidR="00434C29" w:rsidRPr="004C50DD">
        <w:t xml:space="preserve"> is the </w:t>
      </w:r>
      <w:r w:rsidR="00434C29">
        <w:t xml:space="preserve">2D </w:t>
      </w:r>
      <w:r w:rsidR="00434C29" w:rsidRPr="004C50DD">
        <w:rPr>
          <w:rFonts w:eastAsiaTheme="minorEastAsia"/>
          <w:lang w:eastAsia="zh-CN"/>
        </w:rPr>
        <w:t>pie</w:t>
      </w:r>
      <w:r w:rsidR="00434C29" w:rsidRPr="004C50DD">
        <w:t xml:space="preserve"> </w:t>
      </w:r>
      <w:r w:rsidR="00434C29" w:rsidRPr="004C50DD">
        <w:rPr>
          <w:rFonts w:eastAsiaTheme="minorEastAsia"/>
          <w:lang w:eastAsia="zh-CN"/>
        </w:rPr>
        <w:t>chart</w:t>
      </w:r>
      <w:r w:rsidR="00434C29" w:rsidRPr="004C50DD">
        <w:t xml:space="preserve">: </w:t>
      </w:r>
    </w:p>
    <w:p w14:paraId="50912155" w14:textId="77777777" w:rsidR="0002322A" w:rsidRDefault="0002322A" w:rsidP="000149BF"/>
    <w:p w14:paraId="3C0BC507" w14:textId="296066F8" w:rsidR="00977815" w:rsidRPr="00DF04B6" w:rsidRDefault="00977815" w:rsidP="00977815">
      <w:pPr>
        <w:pStyle w:val="Heading4"/>
        <w:rPr>
          <w:rFonts w:ascii="Times New Roman" w:hAnsi="Times New Roman" w:cs="Times New Roman"/>
        </w:rPr>
      </w:pPr>
      <w:bookmarkStart w:id="69" w:name="_Toc1620156714"/>
      <w:bookmarkStart w:id="70" w:name="_Toc144127765"/>
      <w:bookmarkStart w:id="71" w:name="_Toc1398354832"/>
      <w:bookmarkStart w:id="72" w:name="_Toc144493699"/>
      <w:r>
        <w:rPr>
          <w:rFonts w:ascii="Times New Roman" w:hAnsi="Times New Roman" w:cs="Times New Roman"/>
        </w:rPr>
        <w:t>Tenants Preferred</w:t>
      </w:r>
      <w:bookmarkEnd w:id="69"/>
      <w:bookmarkEnd w:id="70"/>
      <w:bookmarkEnd w:id="71"/>
      <w:bookmarkEnd w:id="72"/>
    </w:p>
    <w:p w14:paraId="56A9681B" w14:textId="44F4AB1F" w:rsidR="00977815" w:rsidRDefault="001A4DEF" w:rsidP="00977815">
      <w:r w:rsidRPr="001A4DEF">
        <w:rPr>
          <w:noProof/>
        </w:rPr>
        <w:drawing>
          <wp:inline distT="0" distB="0" distL="0" distR="0" wp14:anchorId="5FD81AA2" wp14:editId="65F952CB">
            <wp:extent cx="4819650" cy="1104503"/>
            <wp:effectExtent l="0" t="0" r="0" b="635"/>
            <wp:docPr id="1997450989" name="Picture 1997450989"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50989" name="Picture 1" descr="A computer screen shot of a computer&#10;&#10;Description automatically generated"/>
                    <pic:cNvPicPr/>
                  </pic:nvPicPr>
                  <pic:blipFill>
                    <a:blip r:embed="rId49"/>
                    <a:stretch>
                      <a:fillRect/>
                    </a:stretch>
                  </pic:blipFill>
                  <pic:spPr>
                    <a:xfrm>
                      <a:off x="0" y="0"/>
                      <a:ext cx="4847003" cy="1110771"/>
                    </a:xfrm>
                    <a:prstGeom prst="rect">
                      <a:avLst/>
                    </a:prstGeom>
                  </pic:spPr>
                </pic:pic>
              </a:graphicData>
            </a:graphic>
          </wp:inline>
        </w:drawing>
      </w:r>
    </w:p>
    <w:p w14:paraId="62A68E0B" w14:textId="4B2E1B33" w:rsidR="004A24DD" w:rsidRDefault="00E05C71" w:rsidP="00977815">
      <w:r w:rsidRPr="00E05C71">
        <w:t>Th</w:t>
      </w:r>
      <w:r>
        <w:t xml:space="preserve">e </w:t>
      </w:r>
      <w:r w:rsidR="00687194">
        <w:t>code</w:t>
      </w:r>
      <w:r w:rsidRPr="00E05C71">
        <w:t xml:space="preserve"> analyses tenant housing choices. </w:t>
      </w:r>
      <w:r w:rsidR="00AD7E1A" w:rsidRPr="00AD7E1A">
        <w:t xml:space="preserve">Bachelors, Bachelors/Family, and Family are the </w:t>
      </w:r>
      <w:r w:rsidRPr="00E05C71">
        <w:t>first unique categories in the "</w:t>
      </w:r>
      <w:proofErr w:type="spellStart"/>
      <w:r w:rsidRPr="00E05C71">
        <w:t>Tenant.Preferred</w:t>
      </w:r>
      <w:proofErr w:type="spellEnd"/>
      <w:r w:rsidRPr="00E05C71">
        <w:t>" column</w:t>
      </w:r>
      <w:r w:rsidR="00AD7E1A" w:rsidRPr="00AD7E1A">
        <w:t>. The programme then counts residences by renter preference. Bachelors</w:t>
      </w:r>
      <w:r w:rsidRPr="00E05C71">
        <w:t xml:space="preserve"> prefer 830 </w:t>
      </w:r>
      <w:r w:rsidR="00AD7E1A" w:rsidRPr="00AD7E1A">
        <w:t>homes</w:t>
      </w:r>
      <w:r w:rsidRPr="00E05C71">
        <w:t>, couples 3444, and families 472</w:t>
      </w:r>
      <w:r w:rsidR="00AD7E1A" w:rsidRPr="00AD7E1A">
        <w:t xml:space="preserve">, according to statistics. </w:t>
      </w:r>
      <w:r w:rsidRPr="00E05C71">
        <w:t xml:space="preserve"> </w:t>
      </w:r>
      <w:r>
        <w:t>This dataset</w:t>
      </w:r>
      <w:r w:rsidRPr="00F64829">
        <w:t xml:space="preserve"> </w:t>
      </w:r>
      <w:r w:rsidRPr="00C40DB6">
        <w:t xml:space="preserve">appears to function </w:t>
      </w:r>
      <w:r w:rsidRPr="00F64829">
        <w:t>without any problems.</w:t>
      </w:r>
      <w:r w:rsidR="00696997" w:rsidRPr="00696997">
        <w:rPr>
          <w:noProof/>
        </w:rPr>
        <w:drawing>
          <wp:inline distT="0" distB="0" distL="0" distR="0" wp14:anchorId="788A4112" wp14:editId="0A7E8087">
            <wp:extent cx="4743450" cy="396301"/>
            <wp:effectExtent l="0" t="0" r="0" b="3810"/>
            <wp:docPr id="530053506" name="Picture 530053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53506" name=""/>
                    <pic:cNvPicPr/>
                  </pic:nvPicPr>
                  <pic:blipFill>
                    <a:blip r:embed="rId50"/>
                    <a:stretch>
                      <a:fillRect/>
                    </a:stretch>
                  </pic:blipFill>
                  <pic:spPr>
                    <a:xfrm>
                      <a:off x="0" y="0"/>
                      <a:ext cx="4778370" cy="399218"/>
                    </a:xfrm>
                    <a:prstGeom prst="rect">
                      <a:avLst/>
                    </a:prstGeom>
                  </pic:spPr>
                </pic:pic>
              </a:graphicData>
            </a:graphic>
          </wp:inline>
        </w:drawing>
      </w:r>
    </w:p>
    <w:p w14:paraId="34DF9628" w14:textId="5B821B2C" w:rsidR="00816138" w:rsidRDefault="00696997" w:rsidP="00977815">
      <w:r>
        <w:t xml:space="preserve">The </w:t>
      </w:r>
      <w:r w:rsidR="00687194">
        <w:t>code</w:t>
      </w:r>
      <w:r w:rsidR="004A24DD" w:rsidRPr="004A24DD">
        <w:t xml:space="preserve"> </w:t>
      </w:r>
      <w:r w:rsidR="00BD51F1" w:rsidRPr="00BD51F1">
        <w:t>provides</w:t>
      </w:r>
      <w:r w:rsidR="004A24DD" w:rsidRPr="004A24DD">
        <w:t xml:space="preserve"> a pie chart </w:t>
      </w:r>
      <w:r w:rsidR="00BD51F1" w:rsidRPr="00BD51F1">
        <w:t xml:space="preserve">of </w:t>
      </w:r>
      <w:r w:rsidR="004A24DD" w:rsidRPr="004A24DD">
        <w:t xml:space="preserve">tenant preferences </w:t>
      </w:r>
      <w:r w:rsidR="00BD51F1" w:rsidRPr="00BD51F1">
        <w:t>by house.</w:t>
      </w:r>
      <w:r w:rsidR="004A24DD" w:rsidRPr="004A24DD">
        <w:t xml:space="preserve"> After </w:t>
      </w:r>
      <w:r w:rsidR="00BD51F1" w:rsidRPr="00BD51F1">
        <w:t>vectorizing</w:t>
      </w:r>
      <w:r w:rsidR="004A24DD" w:rsidRPr="004A24DD">
        <w:t xml:space="preserve"> summary tenant </w:t>
      </w:r>
      <w:r w:rsidR="00BD51F1" w:rsidRPr="00BD51F1">
        <w:t>choice</w:t>
      </w:r>
      <w:r w:rsidR="004A24DD" w:rsidRPr="004A24DD">
        <w:t xml:space="preserve"> category counts, the function </w:t>
      </w:r>
      <w:r w:rsidR="00BD51F1" w:rsidRPr="00BD51F1">
        <w:t>constructs</w:t>
      </w:r>
      <w:r w:rsidR="004A24DD" w:rsidRPr="004A24DD">
        <w:t xml:space="preserve"> pie chart labels. </w:t>
      </w:r>
    </w:p>
    <w:p w14:paraId="484F4AD5" w14:textId="4B6C4215" w:rsidR="00696997" w:rsidRDefault="00696997" w:rsidP="00977815">
      <w:r>
        <w:t>Below is the pie chart:</w:t>
      </w:r>
    </w:p>
    <w:p w14:paraId="690ED95C" w14:textId="25A17386" w:rsidR="001A4DEF" w:rsidRDefault="00361523" w:rsidP="00977815">
      <w:r>
        <w:rPr>
          <w:noProof/>
        </w:rPr>
        <w:lastRenderedPageBreak/>
        <mc:AlternateContent>
          <mc:Choice Requires="wps">
            <w:drawing>
              <wp:anchor distT="0" distB="0" distL="114300" distR="114300" simplePos="0" relativeHeight="251658260" behindDoc="0" locked="0" layoutInCell="1" allowOverlap="1" wp14:anchorId="3AD9D772" wp14:editId="21965085">
                <wp:simplePos x="0" y="0"/>
                <wp:positionH relativeFrom="margin">
                  <wp:align>left</wp:align>
                </wp:positionH>
                <wp:positionV relativeFrom="margin">
                  <wp:posOffset>10325170</wp:posOffset>
                </wp:positionV>
                <wp:extent cx="2208530" cy="225425"/>
                <wp:effectExtent l="0" t="0" r="1270" b="3175"/>
                <wp:wrapThrough wrapText="bothSides">
                  <wp:wrapPolygon edited="0">
                    <wp:start x="0" y="0"/>
                    <wp:lineTo x="0" y="20079"/>
                    <wp:lineTo x="21426" y="20079"/>
                    <wp:lineTo x="21426" y="0"/>
                    <wp:lineTo x="0" y="0"/>
                  </wp:wrapPolygon>
                </wp:wrapThrough>
                <wp:docPr id="1321152956" name="Text Box 1321152956"/>
                <wp:cNvGraphicFramePr/>
                <a:graphic xmlns:a="http://schemas.openxmlformats.org/drawingml/2006/main">
                  <a:graphicData uri="http://schemas.microsoft.com/office/word/2010/wordprocessingShape">
                    <wps:wsp>
                      <wps:cNvSpPr txBox="1"/>
                      <wps:spPr>
                        <a:xfrm>
                          <a:off x="0" y="0"/>
                          <a:ext cx="2208530" cy="225425"/>
                        </a:xfrm>
                        <a:prstGeom prst="rect">
                          <a:avLst/>
                        </a:prstGeom>
                        <a:solidFill>
                          <a:prstClr val="white"/>
                        </a:solidFill>
                        <a:ln>
                          <a:noFill/>
                        </a:ln>
                      </wps:spPr>
                      <wps:txbx>
                        <w:txbxContent>
                          <w:p w14:paraId="5C25CE4B" w14:textId="25E50763" w:rsidR="00816138" w:rsidRPr="004C0CF5" w:rsidRDefault="00816138" w:rsidP="00816138">
                            <w:pPr>
                              <w:pStyle w:val="Caption"/>
                              <w:jc w:val="center"/>
                              <w:rPr>
                                <w:sz w:val="24"/>
                                <w:szCs w:val="24"/>
                              </w:rPr>
                            </w:pPr>
                            <w:r w:rsidRPr="004C0CF5">
                              <w:rPr>
                                <w:sz w:val="24"/>
                                <w:szCs w:val="24"/>
                              </w:rPr>
                              <w:t xml:space="preserve">Figure </w:t>
                            </w:r>
                            <w:r>
                              <w:rPr>
                                <w:sz w:val="24"/>
                                <w:szCs w:val="24"/>
                              </w:rPr>
                              <w:t>1</w:t>
                            </w:r>
                            <w:r w:rsidR="00EA344D">
                              <w:rPr>
                                <w:sz w:val="24"/>
                                <w:szCs w:val="24"/>
                              </w:rPr>
                              <w:t>7</w:t>
                            </w:r>
                            <w:r w:rsidRPr="004C0CF5">
                              <w:rPr>
                                <w:sz w:val="24"/>
                                <w:szCs w:val="24"/>
                              </w:rPr>
                              <w:t xml:space="preserve">: </w:t>
                            </w:r>
                            <w:r>
                              <w:rPr>
                                <w:sz w:val="24"/>
                                <w:szCs w:val="24"/>
                              </w:rPr>
                              <w:t>Tenants Pref</w:t>
                            </w:r>
                            <w:r w:rsidR="005C0801">
                              <w:rPr>
                                <w:sz w:val="24"/>
                                <w:szCs w:val="24"/>
                              </w:rPr>
                              <w:t>erred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9D772" id="Text Box 1321152956" o:spid="_x0000_s1042" type="#_x0000_t202" style="position:absolute;left:0;text-align:left;margin-left:0;margin-top:813pt;width:173.9pt;height:17.75pt;z-index:251658260;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" stroked="f">
                <v:textbox inset="0,0,0,0">
                  <w:txbxContent>
                    <w:p w14:paraId="5C25CE4B" w14:textId="25E50763" w:rsidR="00816138" w:rsidRPr="004C0CF5" w:rsidRDefault="00816138" w:rsidP="00816138">
                      <w:pPr>
                        <w:pStyle w:val="Caption"/>
                        <w:jc w:val="center"/>
                        <w:rPr>
                          <w:sz w:val="24"/>
                          <w:szCs w:val="24"/>
                        </w:rPr>
                      </w:pPr>
                      <w:r w:rsidRPr="004C0CF5">
                        <w:rPr>
                          <w:sz w:val="24"/>
                          <w:szCs w:val="24"/>
                        </w:rPr>
                        <w:t xml:space="preserve">Figure </w:t>
                      </w:r>
                      <w:r>
                        <w:rPr>
                          <w:sz w:val="24"/>
                          <w:szCs w:val="24"/>
                        </w:rPr>
                        <w:t>1</w:t>
                      </w:r>
                      <w:r w:rsidR="00EA344D">
                        <w:rPr>
                          <w:sz w:val="24"/>
                          <w:szCs w:val="24"/>
                        </w:rPr>
                        <w:t>7</w:t>
                      </w:r>
                      <w:r w:rsidRPr="004C0CF5">
                        <w:rPr>
                          <w:sz w:val="24"/>
                          <w:szCs w:val="24"/>
                        </w:rPr>
                        <w:t xml:space="preserve">: </w:t>
                      </w:r>
                      <w:r>
                        <w:rPr>
                          <w:sz w:val="24"/>
                          <w:szCs w:val="24"/>
                        </w:rPr>
                        <w:t>Tenants Pref</w:t>
                      </w:r>
                      <w:r w:rsidR="005C0801">
                        <w:rPr>
                          <w:sz w:val="24"/>
                          <w:szCs w:val="24"/>
                        </w:rPr>
                        <w:t>erred</w:t>
                      </w:r>
                    </w:p>
                  </w:txbxContent>
                </v:textbox>
                <w10:wrap type="through" anchorx="margin" anchory="margin"/>
              </v:shape>
            </w:pict>
          </mc:Fallback>
        </mc:AlternateContent>
      </w:r>
      <w:r w:rsidR="00816138" w:rsidRPr="00816138">
        <w:rPr>
          <w:noProof/>
        </w:rPr>
        <w:drawing>
          <wp:inline distT="0" distB="0" distL="0" distR="0" wp14:anchorId="10958F2C" wp14:editId="2DFB9DC2">
            <wp:extent cx="2105025" cy="1542724"/>
            <wp:effectExtent l="0" t="0" r="0" b="635"/>
            <wp:docPr id="1569830733" name="Picture 1569830733"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30733" name="Picture 1" descr="A pie chart with text&#10;&#10;Description automatically generated"/>
                    <pic:cNvPicPr/>
                  </pic:nvPicPr>
                  <pic:blipFill>
                    <a:blip r:embed="rId51"/>
                    <a:stretch>
                      <a:fillRect/>
                    </a:stretch>
                  </pic:blipFill>
                  <pic:spPr>
                    <a:xfrm>
                      <a:off x="0" y="0"/>
                      <a:ext cx="2111488" cy="1547461"/>
                    </a:xfrm>
                    <a:prstGeom prst="rect">
                      <a:avLst/>
                    </a:prstGeom>
                  </pic:spPr>
                </pic:pic>
              </a:graphicData>
            </a:graphic>
          </wp:inline>
        </w:drawing>
      </w:r>
    </w:p>
    <w:p w14:paraId="26E2C4E7" w14:textId="5D6565B4" w:rsidR="00453FD2" w:rsidRDefault="00453FD2" w:rsidP="00977815">
      <w:pPr>
        <w:pStyle w:val="Heading4"/>
        <w:rPr>
          <w:rFonts w:ascii="Times New Roman" w:hAnsi="Times New Roman" w:cs="Times New Roman"/>
        </w:rPr>
      </w:pPr>
      <w:bookmarkStart w:id="73" w:name="_Toc783329712"/>
      <w:bookmarkStart w:id="74" w:name="_Toc144127766"/>
      <w:bookmarkStart w:id="75" w:name="_Toc110594416"/>
    </w:p>
    <w:p w14:paraId="3505F7D5" w14:textId="2029154C" w:rsidR="00453FD2" w:rsidRPr="00453FD2" w:rsidRDefault="00453FD2" w:rsidP="00453FD2"/>
    <w:p w14:paraId="0481585A" w14:textId="125FAFF8" w:rsidR="00977815" w:rsidRPr="00DF04B6" w:rsidRDefault="00977815" w:rsidP="00977815">
      <w:pPr>
        <w:pStyle w:val="Heading4"/>
        <w:rPr>
          <w:rFonts w:ascii="Times New Roman" w:hAnsi="Times New Roman" w:cs="Times New Roman"/>
        </w:rPr>
      </w:pPr>
      <w:bookmarkStart w:id="76" w:name="_Toc144493700"/>
      <w:r>
        <w:rPr>
          <w:rFonts w:ascii="Times New Roman" w:hAnsi="Times New Roman" w:cs="Times New Roman"/>
        </w:rPr>
        <w:t>Bathroom</w:t>
      </w:r>
      <w:bookmarkEnd w:id="73"/>
      <w:bookmarkEnd w:id="74"/>
      <w:bookmarkEnd w:id="75"/>
      <w:bookmarkEnd w:id="76"/>
    </w:p>
    <w:p w14:paraId="392892EA" w14:textId="019CC681" w:rsidR="00B40F12" w:rsidRDefault="00B40F12" w:rsidP="00977815">
      <w:r w:rsidRPr="00B40F12">
        <w:rPr>
          <w:noProof/>
        </w:rPr>
        <w:drawing>
          <wp:inline distT="0" distB="0" distL="0" distR="0" wp14:anchorId="29FEE275" wp14:editId="51B51A44">
            <wp:extent cx="4857748" cy="432365"/>
            <wp:effectExtent l="0" t="0" r="635" b="6350"/>
            <wp:docPr id="363452448" name="Picture 363452448" descr="A close-up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52448" name="Picture 1" descr="A close-up of a data&#10;&#10;Description automatically generated"/>
                    <pic:cNvPicPr/>
                  </pic:nvPicPr>
                  <pic:blipFill>
                    <a:blip r:embed="rId52"/>
                    <a:stretch>
                      <a:fillRect/>
                    </a:stretch>
                  </pic:blipFill>
                  <pic:spPr>
                    <a:xfrm>
                      <a:off x="0" y="0"/>
                      <a:ext cx="4914313" cy="437400"/>
                    </a:xfrm>
                    <a:prstGeom prst="rect">
                      <a:avLst/>
                    </a:prstGeom>
                  </pic:spPr>
                </pic:pic>
              </a:graphicData>
            </a:graphic>
          </wp:inline>
        </w:drawing>
      </w:r>
    </w:p>
    <w:p w14:paraId="1C65DCD8" w14:textId="32EEF8E7" w:rsidR="00BC4B7E" w:rsidRDefault="00E1008A" w:rsidP="00977815">
      <w:r w:rsidRPr="00E1008A">
        <w:rPr>
          <w:noProof/>
        </w:rPr>
        <w:drawing>
          <wp:inline distT="0" distB="0" distL="0" distR="0" wp14:anchorId="221816D5" wp14:editId="01B2ABDE">
            <wp:extent cx="4777740" cy="1490323"/>
            <wp:effectExtent l="0" t="0" r="3810" b="0"/>
            <wp:docPr id="610328886" name="Picture 610328886"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28886" name="Picture 1" descr="A computer screen with text&#10;&#10;Description automatically generated"/>
                    <pic:cNvPicPr/>
                  </pic:nvPicPr>
                  <pic:blipFill rotWithShape="1">
                    <a:blip r:embed="rId53"/>
                    <a:srcRect l="537"/>
                    <a:stretch/>
                  </pic:blipFill>
                  <pic:spPr bwMode="auto">
                    <a:xfrm>
                      <a:off x="0" y="0"/>
                      <a:ext cx="4803885" cy="1498478"/>
                    </a:xfrm>
                    <a:prstGeom prst="rect">
                      <a:avLst/>
                    </a:prstGeom>
                    <a:ln>
                      <a:noFill/>
                    </a:ln>
                    <a:extLst>
                      <a:ext uri="{53640926-AAD7-44D8-BBD7-CCE9431645EC}">
                        <a14:shadowObscured xmlns:a14="http://schemas.microsoft.com/office/drawing/2010/main"/>
                      </a:ext>
                    </a:extLst>
                  </pic:spPr>
                </pic:pic>
              </a:graphicData>
            </a:graphic>
          </wp:inline>
        </w:drawing>
      </w:r>
    </w:p>
    <w:p w14:paraId="35CB94C2" w14:textId="5131EA8C" w:rsidR="00CD66C1" w:rsidRDefault="001D0A16" w:rsidP="00977815">
      <w:r w:rsidRPr="001D0A16">
        <w:t xml:space="preserve">This code removes </w:t>
      </w:r>
      <w:r w:rsidR="00AD7E1A" w:rsidRPr="001D0A16">
        <w:t>records</w:t>
      </w:r>
      <w:r w:rsidRPr="001D0A16">
        <w:t xml:space="preserve"> from house_data_v4 to create house_data_v5. The removal is predicated on a "Bathroom" column value less than 10. The cleaned house_data_v5 dataset is analysed next. The code groups and summarises toilet values to count occurrences. The result is tabulated, showing bathroom value categories and counts.</w:t>
      </w:r>
      <w:r w:rsidR="002A6C62" w:rsidRPr="002A6C62">
        <w:rPr>
          <w:noProof/>
        </w:rPr>
        <w:drawing>
          <wp:inline distT="0" distB="0" distL="0" distR="0" wp14:anchorId="3AE3AC4D" wp14:editId="24C65D4E">
            <wp:extent cx="4848225" cy="495700"/>
            <wp:effectExtent l="0" t="0" r="0" b="0"/>
            <wp:docPr id="1297615424" name="Picture 1297615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15424" name=""/>
                    <pic:cNvPicPr/>
                  </pic:nvPicPr>
                  <pic:blipFill>
                    <a:blip r:embed="rId54"/>
                    <a:stretch>
                      <a:fillRect/>
                    </a:stretch>
                  </pic:blipFill>
                  <pic:spPr>
                    <a:xfrm>
                      <a:off x="0" y="0"/>
                      <a:ext cx="4931221" cy="504186"/>
                    </a:xfrm>
                    <a:prstGeom prst="rect">
                      <a:avLst/>
                    </a:prstGeom>
                  </pic:spPr>
                </pic:pic>
              </a:graphicData>
            </a:graphic>
          </wp:inline>
        </w:drawing>
      </w:r>
    </w:p>
    <w:p w14:paraId="209B8627" w14:textId="39933A55" w:rsidR="00C46C1D" w:rsidRDefault="00C46C1D" w:rsidP="005C073F">
      <w:r w:rsidRPr="00C46C1D">
        <w:t xml:space="preserve">This code makes a pie chart showing the distribution of bathrooms in a dataset of households. It then labels the pie chart with the bathroom count, the dataset proportion, and the actual house count for each category. </w:t>
      </w:r>
    </w:p>
    <w:p w14:paraId="78980272" w14:textId="786CB35A" w:rsidR="007B56DD" w:rsidRDefault="007B56DD" w:rsidP="00977815">
      <w:r>
        <w:t>Below is the pie chart:</w:t>
      </w:r>
    </w:p>
    <w:p w14:paraId="6503992A" w14:textId="42B85251" w:rsidR="0029686C" w:rsidRDefault="002F384C" w:rsidP="00977815">
      <w:pPr>
        <w:rPr>
          <w14:ligatures w14:val="standardContextual"/>
        </w:rPr>
      </w:pPr>
      <w:r>
        <w:rPr>
          <w:noProof/>
        </w:rPr>
        <w:lastRenderedPageBreak/>
        <mc:AlternateContent>
          <mc:Choice Requires="wps">
            <w:drawing>
              <wp:anchor distT="0" distB="0" distL="114300" distR="114300" simplePos="0" relativeHeight="251658263" behindDoc="0" locked="0" layoutInCell="1" allowOverlap="1" wp14:anchorId="4DDB97A8" wp14:editId="30471FFF">
                <wp:simplePos x="0" y="0"/>
                <wp:positionH relativeFrom="margin">
                  <wp:posOffset>5255260</wp:posOffset>
                </wp:positionH>
                <wp:positionV relativeFrom="margin">
                  <wp:posOffset>4543425</wp:posOffset>
                </wp:positionV>
                <wp:extent cx="2409825" cy="190500"/>
                <wp:effectExtent l="0" t="0" r="9525" b="0"/>
                <wp:wrapThrough wrapText="bothSides">
                  <wp:wrapPolygon edited="0">
                    <wp:start x="0" y="0"/>
                    <wp:lineTo x="0" y="19440"/>
                    <wp:lineTo x="21515" y="19440"/>
                    <wp:lineTo x="21515" y="0"/>
                    <wp:lineTo x="0" y="0"/>
                  </wp:wrapPolygon>
                </wp:wrapThrough>
                <wp:docPr id="2028381749" name="Text Box 2028381749"/>
                <wp:cNvGraphicFramePr/>
                <a:graphic xmlns:a="http://schemas.openxmlformats.org/drawingml/2006/main">
                  <a:graphicData uri="http://schemas.microsoft.com/office/word/2010/wordprocessingShape">
                    <wps:wsp>
                      <wps:cNvSpPr txBox="1"/>
                      <wps:spPr>
                        <a:xfrm>
                          <a:off x="0" y="0"/>
                          <a:ext cx="2409825" cy="190500"/>
                        </a:xfrm>
                        <a:prstGeom prst="rect">
                          <a:avLst/>
                        </a:prstGeom>
                        <a:solidFill>
                          <a:prstClr val="white"/>
                        </a:solidFill>
                        <a:ln>
                          <a:noFill/>
                        </a:ln>
                      </wps:spPr>
                      <wps:txbx>
                        <w:txbxContent>
                          <w:p w14:paraId="0BA13699" w14:textId="77777777" w:rsidR="00887798" w:rsidRPr="004C0CF5" w:rsidRDefault="00887798" w:rsidP="00887798">
                            <w:pPr>
                              <w:pStyle w:val="Caption"/>
                              <w:jc w:val="center"/>
                              <w:rPr>
                                <w:sz w:val="24"/>
                                <w:szCs w:val="24"/>
                              </w:rPr>
                            </w:pPr>
                            <w:r w:rsidRPr="004C0CF5">
                              <w:rPr>
                                <w:sz w:val="24"/>
                                <w:szCs w:val="24"/>
                              </w:rPr>
                              <w:t xml:space="preserve">Figure </w:t>
                            </w:r>
                            <w:r>
                              <w:rPr>
                                <w:sz w:val="24"/>
                                <w:szCs w:val="24"/>
                              </w:rPr>
                              <w:t>1</w:t>
                            </w:r>
                            <w:r w:rsidR="00C46C1D">
                              <w:rPr>
                                <w:sz w:val="24"/>
                                <w:szCs w:val="24"/>
                              </w:rPr>
                              <w:t>8</w:t>
                            </w:r>
                            <w:r w:rsidRPr="004C0CF5">
                              <w:rPr>
                                <w:sz w:val="24"/>
                                <w:szCs w:val="24"/>
                              </w:rPr>
                              <w:t xml:space="preserve">: </w:t>
                            </w:r>
                            <w:r>
                              <w:rPr>
                                <w:sz w:val="24"/>
                                <w:szCs w:val="24"/>
                              </w:rPr>
                              <w:t>Bathroom (Before Clean)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B97A8" id="Text Box 2028381749" o:spid="_x0000_s1043" type="#_x0000_t202" style="position:absolute;left:0;text-align:left;margin-left:413.8pt;margin-top:357.75pt;width:189.75pt;height:15pt;z-index:251658263;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" stroked="f">
                <v:textbox inset="0,0,0,0">
                  <w:txbxContent>
                    <w:p w14:paraId="0BA13699" w14:textId="77777777" w:rsidR="00887798" w:rsidRPr="004C0CF5" w:rsidRDefault="00887798" w:rsidP="00887798">
                      <w:pPr>
                        <w:pStyle w:val="Caption"/>
                        <w:jc w:val="center"/>
                        <w:rPr>
                          <w:sz w:val="24"/>
                          <w:szCs w:val="24"/>
                        </w:rPr>
                      </w:pPr>
                      <w:r w:rsidRPr="004C0CF5">
                        <w:rPr>
                          <w:sz w:val="24"/>
                          <w:szCs w:val="24"/>
                        </w:rPr>
                        <w:t xml:space="preserve">Figure </w:t>
                      </w:r>
                      <w:r>
                        <w:rPr>
                          <w:sz w:val="24"/>
                          <w:szCs w:val="24"/>
                        </w:rPr>
                        <w:t>1</w:t>
                      </w:r>
                      <w:r w:rsidR="00C46C1D">
                        <w:rPr>
                          <w:sz w:val="24"/>
                          <w:szCs w:val="24"/>
                        </w:rPr>
                        <w:t>8</w:t>
                      </w:r>
                      <w:r w:rsidRPr="004C0CF5">
                        <w:rPr>
                          <w:sz w:val="24"/>
                          <w:szCs w:val="24"/>
                        </w:rPr>
                        <w:t xml:space="preserve">: </w:t>
                      </w:r>
                      <w:r>
                        <w:rPr>
                          <w:sz w:val="24"/>
                          <w:szCs w:val="24"/>
                        </w:rPr>
                        <w:t>Bathroom (Before Clean)</w:t>
                      </w:r>
                    </w:p>
                  </w:txbxContent>
                </v:textbox>
                <w10:wrap type="through" anchorx="margin" anchory="margin"/>
              </v:shape>
            </w:pict>
          </mc:Fallback>
        </mc:AlternateContent>
      </w:r>
      <w:r>
        <w:rPr>
          <w:noProof/>
        </w:rPr>
        <mc:AlternateContent>
          <mc:Choice Requires="wps">
            <w:drawing>
              <wp:anchor distT="0" distB="0" distL="114300" distR="114300" simplePos="0" relativeHeight="251658264" behindDoc="0" locked="0" layoutInCell="1" allowOverlap="1" wp14:anchorId="0670920F" wp14:editId="33A343AB">
                <wp:simplePos x="0" y="0"/>
                <wp:positionH relativeFrom="margin">
                  <wp:posOffset>7628255</wp:posOffset>
                </wp:positionH>
                <wp:positionV relativeFrom="margin">
                  <wp:posOffset>4550762</wp:posOffset>
                </wp:positionV>
                <wp:extent cx="2647315" cy="180340"/>
                <wp:effectExtent l="0" t="0" r="635" b="0"/>
                <wp:wrapThrough wrapText="bothSides">
                  <wp:wrapPolygon edited="0">
                    <wp:start x="0" y="0"/>
                    <wp:lineTo x="0" y="18254"/>
                    <wp:lineTo x="21450" y="18254"/>
                    <wp:lineTo x="21450" y="0"/>
                    <wp:lineTo x="0" y="0"/>
                  </wp:wrapPolygon>
                </wp:wrapThrough>
                <wp:docPr id="1146545365" name="Text Box 1146545365"/>
                <wp:cNvGraphicFramePr/>
                <a:graphic xmlns:a="http://schemas.openxmlformats.org/drawingml/2006/main">
                  <a:graphicData uri="http://schemas.microsoft.com/office/word/2010/wordprocessingShape">
                    <wps:wsp>
                      <wps:cNvSpPr txBox="1"/>
                      <wps:spPr>
                        <a:xfrm>
                          <a:off x="0" y="0"/>
                          <a:ext cx="2647315" cy="180340"/>
                        </a:xfrm>
                        <a:prstGeom prst="rect">
                          <a:avLst/>
                        </a:prstGeom>
                        <a:solidFill>
                          <a:prstClr val="white"/>
                        </a:solidFill>
                        <a:ln>
                          <a:noFill/>
                        </a:ln>
                      </wps:spPr>
                      <wps:txbx>
                        <w:txbxContent>
                          <w:p w14:paraId="3D6A29A7" w14:textId="437BC092" w:rsidR="00887798" w:rsidRPr="004C0CF5" w:rsidRDefault="00887798" w:rsidP="00887798">
                            <w:pPr>
                              <w:pStyle w:val="Caption"/>
                              <w:jc w:val="center"/>
                              <w:rPr>
                                <w:sz w:val="24"/>
                                <w:szCs w:val="24"/>
                              </w:rPr>
                            </w:pPr>
                            <w:r w:rsidRPr="004C0CF5">
                              <w:rPr>
                                <w:sz w:val="24"/>
                                <w:szCs w:val="24"/>
                              </w:rPr>
                              <w:t xml:space="preserve">Figure </w:t>
                            </w:r>
                            <w:r w:rsidR="00C46C1D">
                              <w:rPr>
                                <w:sz w:val="24"/>
                                <w:szCs w:val="24"/>
                              </w:rPr>
                              <w:t>19</w:t>
                            </w:r>
                            <w:r w:rsidRPr="004C0CF5">
                              <w:rPr>
                                <w:sz w:val="24"/>
                                <w:szCs w:val="24"/>
                              </w:rPr>
                              <w:t xml:space="preserve">: </w:t>
                            </w:r>
                            <w:r>
                              <w:rPr>
                                <w:sz w:val="24"/>
                                <w:szCs w:val="24"/>
                              </w:rPr>
                              <w:t>Bathroom (After Clean)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70920F" id="Text Box 1146545365" o:spid="_x0000_s1044" type="#_x0000_t202" style="position:absolute;left:0;text-align:left;margin-left:600.65pt;margin-top:358.35pt;width:208.45pt;height:14.2pt;z-index:251658264;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" stroked="f">
                <v:textbox inset="0,0,0,0">
                  <w:txbxContent>
                    <w:p w14:paraId="3D6A29A7" w14:textId="437BC092" w:rsidR="00887798" w:rsidRPr="004C0CF5" w:rsidRDefault="00887798" w:rsidP="00887798">
                      <w:pPr>
                        <w:pStyle w:val="Caption"/>
                        <w:jc w:val="center"/>
                        <w:rPr>
                          <w:sz w:val="24"/>
                          <w:szCs w:val="24"/>
                        </w:rPr>
                      </w:pPr>
                      <w:r w:rsidRPr="004C0CF5">
                        <w:rPr>
                          <w:sz w:val="24"/>
                          <w:szCs w:val="24"/>
                        </w:rPr>
                        <w:t xml:space="preserve">Figure </w:t>
                      </w:r>
                      <w:r w:rsidR="00C46C1D">
                        <w:rPr>
                          <w:sz w:val="24"/>
                          <w:szCs w:val="24"/>
                        </w:rPr>
                        <w:t>19</w:t>
                      </w:r>
                      <w:r w:rsidRPr="004C0CF5">
                        <w:rPr>
                          <w:sz w:val="24"/>
                          <w:szCs w:val="24"/>
                        </w:rPr>
                        <w:t xml:space="preserve">: </w:t>
                      </w:r>
                      <w:r>
                        <w:rPr>
                          <w:sz w:val="24"/>
                          <w:szCs w:val="24"/>
                        </w:rPr>
                        <w:t>Bathroom (After Clean)</w:t>
                      </w:r>
                    </w:p>
                  </w:txbxContent>
                </v:textbox>
                <w10:wrap type="through" anchorx="margin" anchory="margin"/>
              </v:shape>
            </w:pict>
          </mc:Fallback>
        </mc:AlternateContent>
      </w:r>
      <w:r w:rsidR="0085291A" w:rsidRPr="0085291A">
        <w:rPr>
          <w:noProof/>
        </w:rPr>
        <w:drawing>
          <wp:inline distT="0" distB="0" distL="0" distR="0" wp14:anchorId="7FC24100" wp14:editId="3B09EE45">
            <wp:extent cx="2285426" cy="2260653"/>
            <wp:effectExtent l="0" t="0" r="635" b="6350"/>
            <wp:docPr id="832562528" name="Picture 832562528" descr="A pie chart with numbers and a number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62528" name="Picture 1" descr="A pie chart with numbers and a number of objects&#10;&#10;Description automatically generated"/>
                    <pic:cNvPicPr/>
                  </pic:nvPicPr>
                  <pic:blipFill>
                    <a:blip r:embed="rId55"/>
                    <a:stretch>
                      <a:fillRect/>
                    </a:stretch>
                  </pic:blipFill>
                  <pic:spPr>
                    <a:xfrm>
                      <a:off x="0" y="0"/>
                      <a:ext cx="2315640" cy="2290539"/>
                    </a:xfrm>
                    <a:prstGeom prst="rect">
                      <a:avLst/>
                    </a:prstGeom>
                  </pic:spPr>
                </pic:pic>
              </a:graphicData>
            </a:graphic>
          </wp:inline>
        </w:drawing>
      </w:r>
      <w:r w:rsidR="008B0845" w:rsidRPr="008B0845">
        <w:rPr>
          <w:noProof/>
          <w14:ligatures w14:val="standardContextual"/>
        </w:rPr>
        <w:t xml:space="preserve"> </w:t>
      </w:r>
      <w:r w:rsidR="008B0845" w:rsidRPr="008B0845">
        <w:rPr>
          <w:noProof/>
        </w:rPr>
        <w:drawing>
          <wp:inline distT="0" distB="0" distL="0" distR="0" wp14:anchorId="00C37354" wp14:editId="30DC86E8">
            <wp:extent cx="2200275" cy="2200275"/>
            <wp:effectExtent l="0" t="0" r="9525" b="9525"/>
            <wp:docPr id="1537253076" name="Picture 1537253076" descr="A pie chart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53076" name="Picture 1" descr="A pie chart with numbers and a number&#10;&#10;Description automatically generated"/>
                    <pic:cNvPicPr/>
                  </pic:nvPicPr>
                  <pic:blipFill>
                    <a:blip r:embed="rId56"/>
                    <a:stretch>
                      <a:fillRect/>
                    </a:stretch>
                  </pic:blipFill>
                  <pic:spPr>
                    <a:xfrm>
                      <a:off x="0" y="0"/>
                      <a:ext cx="2213720" cy="2213720"/>
                    </a:xfrm>
                    <a:prstGeom prst="rect">
                      <a:avLst/>
                    </a:prstGeom>
                  </pic:spPr>
                </pic:pic>
              </a:graphicData>
            </a:graphic>
          </wp:inline>
        </w:drawing>
      </w:r>
    </w:p>
    <w:p w14:paraId="53E6C12A" w14:textId="079C7E26" w:rsidR="00CD0D1A" w:rsidRDefault="00CD0D1A" w:rsidP="00977815">
      <w:pPr>
        <w:rPr>
          <w:noProof/>
          <w14:ligatures w14:val="standardContextual"/>
        </w:rPr>
      </w:pPr>
    </w:p>
    <w:p w14:paraId="032516A8" w14:textId="4491B633" w:rsidR="00CD0D1A" w:rsidRDefault="00CD0D1A" w:rsidP="005C073F">
      <w:r>
        <w:rPr>
          <w:rFonts w:asciiTheme="minorEastAsia" w:eastAsiaTheme="minorEastAsia" w:hAnsiTheme="minorEastAsia" w:hint="eastAsia"/>
          <w:lang w:eastAsia="zh-CN"/>
        </w:rPr>
        <w:t>I</w:t>
      </w:r>
      <w:r w:rsidRPr="003D23D3">
        <w:t xml:space="preserve">n summary, figure </w:t>
      </w:r>
      <w:r>
        <w:t>1</w:t>
      </w:r>
      <w:r w:rsidR="00C46C1D">
        <w:t>8</w:t>
      </w:r>
      <w:r w:rsidRPr="003D23D3">
        <w:t xml:space="preserve"> represents the </w:t>
      </w:r>
      <w:r w:rsidR="00887798">
        <w:t>bathroom</w:t>
      </w:r>
      <w:r w:rsidRPr="003D23D3">
        <w:t xml:space="preserve"> before cleaning, while figure </w:t>
      </w:r>
      <w:r>
        <w:t>1</w:t>
      </w:r>
      <w:r w:rsidR="00C46C1D">
        <w:t>9</w:t>
      </w:r>
      <w:r w:rsidRPr="003D23D3">
        <w:t xml:space="preserve"> portrays the </w:t>
      </w:r>
      <w:r>
        <w:t>bathroom</w:t>
      </w:r>
      <w:r w:rsidRPr="003D23D3">
        <w:t xml:space="preserve"> after cleaning. </w:t>
      </w:r>
      <w:r w:rsidR="00EA0451">
        <w:t>The</w:t>
      </w:r>
      <w:r w:rsidR="00A32666" w:rsidRPr="00A32666">
        <w:t xml:space="preserve"> data cleaning resulted in the removal of instances with a count of 1 bathroom. </w:t>
      </w:r>
    </w:p>
    <w:p w14:paraId="40F9082D" w14:textId="77777777" w:rsidR="00C75234" w:rsidRDefault="00CD66C1" w:rsidP="00977815">
      <w:r w:rsidRPr="00CD66C1">
        <w:rPr>
          <w:noProof/>
        </w:rPr>
        <w:drawing>
          <wp:inline distT="0" distB="0" distL="0" distR="0" wp14:anchorId="24BDAFC1" wp14:editId="7D587B11">
            <wp:extent cx="4037965" cy="516234"/>
            <wp:effectExtent l="0" t="0" r="635" b="0"/>
            <wp:docPr id="1968856931" name="Picture 1968856931" descr="A computer cod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56931" name="Picture 1" descr="A computer code with blue text&#10;&#10;Description automatically generated"/>
                    <pic:cNvPicPr/>
                  </pic:nvPicPr>
                  <pic:blipFill rotWithShape="1">
                    <a:blip r:embed="rId57"/>
                    <a:srcRect l="585" t="38325" r="16766" b="-1160"/>
                    <a:stretch/>
                  </pic:blipFill>
                  <pic:spPr bwMode="auto">
                    <a:xfrm>
                      <a:off x="0" y="0"/>
                      <a:ext cx="4054558" cy="518355"/>
                    </a:xfrm>
                    <a:prstGeom prst="rect">
                      <a:avLst/>
                    </a:prstGeom>
                    <a:ln>
                      <a:noFill/>
                    </a:ln>
                    <a:extLst>
                      <a:ext uri="{53640926-AAD7-44D8-BBD7-CCE9431645EC}">
                        <a14:shadowObscured xmlns:a14="http://schemas.microsoft.com/office/drawing/2010/main"/>
                      </a:ext>
                    </a:extLst>
                  </pic:spPr>
                </pic:pic>
              </a:graphicData>
            </a:graphic>
          </wp:inline>
        </w:drawing>
      </w:r>
      <w:r w:rsidR="00670D3E" w:rsidRPr="00670D3E">
        <w:t xml:space="preserve"> </w:t>
      </w:r>
    </w:p>
    <w:p w14:paraId="160E7357" w14:textId="25078DD5" w:rsidR="007B56DD" w:rsidRDefault="00670D3E" w:rsidP="00977815">
      <w:r w:rsidRPr="00670D3E">
        <w:t xml:space="preserve">The </w:t>
      </w:r>
      <w:r>
        <w:t>code</w:t>
      </w:r>
      <w:r w:rsidRPr="00670D3E">
        <w:t xml:space="preserve"> utilizes</w:t>
      </w:r>
      <w:r w:rsidR="00EE691B" w:rsidRPr="00EE691B">
        <w:t xml:space="preserve"> ggplot2 to </w:t>
      </w:r>
      <w:r w:rsidRPr="00670D3E">
        <w:t>build</w:t>
      </w:r>
      <w:r w:rsidR="00EE691B" w:rsidRPr="00EE691B">
        <w:t xml:space="preserve"> a bar chart </w:t>
      </w:r>
      <w:r w:rsidRPr="00670D3E">
        <w:t xml:space="preserve">indicating home bathroom </w:t>
      </w:r>
      <w:r w:rsidR="00EE691B" w:rsidRPr="00EE691B">
        <w:t>distribution</w:t>
      </w:r>
      <w:r w:rsidRPr="00670D3E">
        <w:t>.</w:t>
      </w:r>
      <w:r w:rsidR="00EE691B" w:rsidRPr="00EE691B">
        <w:t xml:space="preserve"> The code </w:t>
      </w:r>
      <w:r w:rsidRPr="00670D3E">
        <w:t>utilizes</w:t>
      </w:r>
      <w:r w:rsidR="00EE691B" w:rsidRPr="00EE691B">
        <w:t xml:space="preserve"> plot: </w:t>
      </w:r>
      <w:r w:rsidRPr="00670D3E">
        <w:t>Setting</w:t>
      </w:r>
      <w:r w:rsidR="00EE691B" w:rsidRPr="00EE691B">
        <w:t xml:space="preserve"> the dataset to </w:t>
      </w:r>
      <w:proofErr w:type="spellStart"/>
      <w:r w:rsidR="00EE691B" w:rsidRPr="00EE691B">
        <w:t>df_count_by_Bathroom</w:t>
      </w:r>
      <w:proofErr w:type="spellEnd"/>
      <w:r w:rsidR="00EE691B" w:rsidRPr="00EE691B">
        <w:t xml:space="preserve"> </w:t>
      </w:r>
      <w:r w:rsidRPr="00670D3E">
        <w:t xml:space="preserve">produces an </w:t>
      </w:r>
      <w:r w:rsidR="00EE691B" w:rsidRPr="00EE691B">
        <w:t xml:space="preserve">aesthetically mapping with b for </w:t>
      </w:r>
      <w:r w:rsidRPr="00670D3E">
        <w:t xml:space="preserve">bathroom </w:t>
      </w:r>
      <w:r w:rsidR="00224F08">
        <w:t xml:space="preserve">number </w:t>
      </w:r>
      <w:r w:rsidRPr="00670D3E">
        <w:t xml:space="preserve">and </w:t>
      </w:r>
      <w:proofErr w:type="gramStart"/>
      <w:r w:rsidR="00EE691B">
        <w:t xml:space="preserve">a </w:t>
      </w:r>
      <w:r w:rsidR="00EE691B" w:rsidRPr="00EE691B">
        <w:t>for</w:t>
      </w:r>
      <w:proofErr w:type="gramEnd"/>
      <w:r w:rsidR="00EE691B" w:rsidRPr="00EE691B">
        <w:t xml:space="preserve"> </w:t>
      </w:r>
      <w:r w:rsidR="00224F08">
        <w:t>bathroom percentage</w:t>
      </w:r>
      <w:r w:rsidR="00EE691B" w:rsidRPr="00EE691B">
        <w:t xml:space="preserve">. </w:t>
      </w:r>
    </w:p>
    <w:p w14:paraId="110710AA" w14:textId="3F75B4C8" w:rsidR="007B56DD" w:rsidRDefault="007B56DD" w:rsidP="00977815">
      <w:r>
        <w:t xml:space="preserve">Below is the </w:t>
      </w:r>
      <w:r w:rsidR="00600B34">
        <w:t>bar chart</w:t>
      </w:r>
      <w:r>
        <w:t>:</w:t>
      </w:r>
    </w:p>
    <w:p w14:paraId="17DD62D3" w14:textId="4AED708D" w:rsidR="00887798" w:rsidRDefault="002F384C" w:rsidP="00977815">
      <w:pPr>
        <w:rPr>
          <w:noProof/>
          <w14:ligatures w14:val="standardContextual"/>
        </w:rPr>
      </w:pPr>
      <w:r>
        <w:rPr>
          <w:noProof/>
        </w:rPr>
        <mc:AlternateContent>
          <mc:Choice Requires="wps">
            <w:drawing>
              <wp:anchor distT="0" distB="0" distL="114300" distR="114300" simplePos="0" relativeHeight="251658261" behindDoc="0" locked="0" layoutInCell="1" allowOverlap="1" wp14:anchorId="6F898DDD" wp14:editId="6835E6B6">
                <wp:simplePos x="0" y="0"/>
                <wp:positionH relativeFrom="margin">
                  <wp:posOffset>5220970</wp:posOffset>
                </wp:positionH>
                <wp:positionV relativeFrom="margin">
                  <wp:posOffset>10257790</wp:posOffset>
                </wp:positionV>
                <wp:extent cx="2571750" cy="190500"/>
                <wp:effectExtent l="0" t="0" r="0" b="0"/>
                <wp:wrapThrough wrapText="bothSides">
                  <wp:wrapPolygon edited="0">
                    <wp:start x="0" y="0"/>
                    <wp:lineTo x="0" y="19440"/>
                    <wp:lineTo x="21440" y="19440"/>
                    <wp:lineTo x="21440" y="0"/>
                    <wp:lineTo x="0" y="0"/>
                  </wp:wrapPolygon>
                </wp:wrapThrough>
                <wp:docPr id="773336949" name="Text Box 773336949"/>
                <wp:cNvGraphicFramePr/>
                <a:graphic xmlns:a="http://schemas.openxmlformats.org/drawingml/2006/main">
                  <a:graphicData uri="http://schemas.microsoft.com/office/word/2010/wordprocessingShape">
                    <wps:wsp>
                      <wps:cNvSpPr txBox="1"/>
                      <wps:spPr>
                        <a:xfrm>
                          <a:off x="0" y="0"/>
                          <a:ext cx="2571750" cy="190500"/>
                        </a:xfrm>
                        <a:prstGeom prst="rect">
                          <a:avLst/>
                        </a:prstGeom>
                        <a:solidFill>
                          <a:prstClr val="white"/>
                        </a:solidFill>
                        <a:ln>
                          <a:noFill/>
                        </a:ln>
                      </wps:spPr>
                      <wps:txbx>
                        <w:txbxContent>
                          <w:p w14:paraId="343AB2E3" w14:textId="77777777" w:rsidR="00CD0D1A" w:rsidRPr="004C0CF5" w:rsidRDefault="00CD0D1A" w:rsidP="00CD0D1A">
                            <w:pPr>
                              <w:pStyle w:val="Caption"/>
                              <w:jc w:val="center"/>
                              <w:rPr>
                                <w:sz w:val="24"/>
                                <w:szCs w:val="24"/>
                              </w:rPr>
                            </w:pPr>
                            <w:r w:rsidRPr="004C0CF5">
                              <w:rPr>
                                <w:sz w:val="24"/>
                                <w:szCs w:val="24"/>
                              </w:rPr>
                              <w:t xml:space="preserve">Figure </w:t>
                            </w:r>
                            <w:r w:rsidR="00C46C1D">
                              <w:rPr>
                                <w:sz w:val="24"/>
                                <w:szCs w:val="24"/>
                              </w:rPr>
                              <w:t>20</w:t>
                            </w:r>
                            <w:r w:rsidRPr="004C0CF5">
                              <w:rPr>
                                <w:sz w:val="24"/>
                                <w:szCs w:val="24"/>
                              </w:rPr>
                              <w:t xml:space="preserve">: </w:t>
                            </w:r>
                            <w:r>
                              <w:rPr>
                                <w:sz w:val="24"/>
                                <w:szCs w:val="24"/>
                              </w:rPr>
                              <w:t>Bathroom (Before Clean)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98DDD" id="Text Box 773336949" o:spid="_x0000_s1045" type="#_x0000_t202" style="position:absolute;left:0;text-align:left;margin-left:411.1pt;margin-top:807.7pt;width:202.5pt;height:15pt;z-index:251658261;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" stroked="f">
                <v:textbox inset="0,0,0,0">
                  <w:txbxContent>
                    <w:p w14:paraId="343AB2E3" w14:textId="77777777" w:rsidR="00CD0D1A" w:rsidRPr="004C0CF5" w:rsidRDefault="00CD0D1A" w:rsidP="00CD0D1A">
                      <w:pPr>
                        <w:pStyle w:val="Caption"/>
                        <w:jc w:val="center"/>
                        <w:rPr>
                          <w:sz w:val="24"/>
                          <w:szCs w:val="24"/>
                        </w:rPr>
                      </w:pPr>
                      <w:r w:rsidRPr="004C0CF5">
                        <w:rPr>
                          <w:sz w:val="24"/>
                          <w:szCs w:val="24"/>
                        </w:rPr>
                        <w:t xml:space="preserve">Figure </w:t>
                      </w:r>
                      <w:r w:rsidR="00C46C1D">
                        <w:rPr>
                          <w:sz w:val="24"/>
                          <w:szCs w:val="24"/>
                        </w:rPr>
                        <w:t>20</w:t>
                      </w:r>
                      <w:r w:rsidRPr="004C0CF5">
                        <w:rPr>
                          <w:sz w:val="24"/>
                          <w:szCs w:val="24"/>
                        </w:rPr>
                        <w:t xml:space="preserve">: </w:t>
                      </w:r>
                      <w:r>
                        <w:rPr>
                          <w:sz w:val="24"/>
                          <w:szCs w:val="24"/>
                        </w:rPr>
                        <w:t>Bathroom (Before Clean)</w:t>
                      </w:r>
                    </w:p>
                  </w:txbxContent>
                </v:textbox>
                <w10:wrap type="through" anchorx="margin" anchory="margin"/>
              </v:shape>
            </w:pict>
          </mc:Fallback>
        </mc:AlternateContent>
      </w:r>
      <w:r>
        <w:rPr>
          <w:noProof/>
        </w:rPr>
        <mc:AlternateContent>
          <mc:Choice Requires="wps">
            <w:drawing>
              <wp:anchor distT="0" distB="0" distL="114300" distR="114300" simplePos="0" relativeHeight="251658262" behindDoc="0" locked="0" layoutInCell="1" allowOverlap="1" wp14:anchorId="18D27335" wp14:editId="69010BFD">
                <wp:simplePos x="0" y="0"/>
                <wp:positionH relativeFrom="margin">
                  <wp:posOffset>7659370</wp:posOffset>
                </wp:positionH>
                <wp:positionV relativeFrom="margin">
                  <wp:posOffset>10248759</wp:posOffset>
                </wp:positionV>
                <wp:extent cx="2400300" cy="190500"/>
                <wp:effectExtent l="0" t="0" r="0" b="0"/>
                <wp:wrapThrough wrapText="bothSides">
                  <wp:wrapPolygon edited="0">
                    <wp:start x="0" y="0"/>
                    <wp:lineTo x="0" y="19440"/>
                    <wp:lineTo x="21429" y="19440"/>
                    <wp:lineTo x="21429" y="0"/>
                    <wp:lineTo x="0" y="0"/>
                  </wp:wrapPolygon>
                </wp:wrapThrough>
                <wp:docPr id="2116637191" name="Text Box 2116637191"/>
                <wp:cNvGraphicFramePr/>
                <a:graphic xmlns:a="http://schemas.openxmlformats.org/drawingml/2006/main">
                  <a:graphicData uri="http://schemas.microsoft.com/office/word/2010/wordprocessingShape">
                    <wps:wsp>
                      <wps:cNvSpPr txBox="1"/>
                      <wps:spPr>
                        <a:xfrm>
                          <a:off x="0" y="0"/>
                          <a:ext cx="2400300" cy="190500"/>
                        </a:xfrm>
                        <a:prstGeom prst="rect">
                          <a:avLst/>
                        </a:prstGeom>
                        <a:solidFill>
                          <a:prstClr val="white"/>
                        </a:solidFill>
                        <a:ln>
                          <a:noFill/>
                        </a:ln>
                      </wps:spPr>
                      <wps:txbx>
                        <w:txbxContent>
                          <w:p w14:paraId="061025E0" w14:textId="04233136" w:rsidR="00CD0D1A" w:rsidRPr="004C0CF5" w:rsidRDefault="00CD0D1A" w:rsidP="00CD0D1A">
                            <w:pPr>
                              <w:pStyle w:val="Caption"/>
                              <w:jc w:val="center"/>
                              <w:rPr>
                                <w:sz w:val="24"/>
                                <w:szCs w:val="24"/>
                              </w:rPr>
                            </w:pPr>
                            <w:r w:rsidRPr="004C0CF5">
                              <w:rPr>
                                <w:sz w:val="24"/>
                                <w:szCs w:val="24"/>
                              </w:rPr>
                              <w:t xml:space="preserve">Figure </w:t>
                            </w:r>
                            <w:r w:rsidR="00C46C1D">
                              <w:rPr>
                                <w:sz w:val="24"/>
                                <w:szCs w:val="24"/>
                              </w:rPr>
                              <w:t>21</w:t>
                            </w:r>
                            <w:r w:rsidRPr="004C0CF5">
                              <w:rPr>
                                <w:sz w:val="24"/>
                                <w:szCs w:val="24"/>
                              </w:rPr>
                              <w:t xml:space="preserve">: </w:t>
                            </w:r>
                            <w:r>
                              <w:rPr>
                                <w:sz w:val="24"/>
                                <w:szCs w:val="24"/>
                              </w:rPr>
                              <w:t>Bathroom (After Clean)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27335" id="Text Box 2116637191" o:spid="_x0000_s1046" type="#_x0000_t202" style="position:absolute;left:0;text-align:left;margin-left:603.1pt;margin-top:807pt;width:189pt;height:15pt;z-index:25165826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" stroked="f">
                <v:textbox inset="0,0,0,0">
                  <w:txbxContent>
                    <w:p w14:paraId="061025E0" w14:textId="04233136" w:rsidR="00CD0D1A" w:rsidRPr="004C0CF5" w:rsidRDefault="00CD0D1A" w:rsidP="00CD0D1A">
                      <w:pPr>
                        <w:pStyle w:val="Caption"/>
                        <w:jc w:val="center"/>
                        <w:rPr>
                          <w:sz w:val="24"/>
                          <w:szCs w:val="24"/>
                        </w:rPr>
                      </w:pPr>
                      <w:r w:rsidRPr="004C0CF5">
                        <w:rPr>
                          <w:sz w:val="24"/>
                          <w:szCs w:val="24"/>
                        </w:rPr>
                        <w:t xml:space="preserve">Figure </w:t>
                      </w:r>
                      <w:r w:rsidR="00C46C1D">
                        <w:rPr>
                          <w:sz w:val="24"/>
                          <w:szCs w:val="24"/>
                        </w:rPr>
                        <w:t>21</w:t>
                      </w:r>
                      <w:r w:rsidRPr="004C0CF5">
                        <w:rPr>
                          <w:sz w:val="24"/>
                          <w:szCs w:val="24"/>
                        </w:rPr>
                        <w:t xml:space="preserve">: </w:t>
                      </w:r>
                      <w:r>
                        <w:rPr>
                          <w:sz w:val="24"/>
                          <w:szCs w:val="24"/>
                        </w:rPr>
                        <w:t>Bathroom (After Clean)</w:t>
                      </w:r>
                    </w:p>
                  </w:txbxContent>
                </v:textbox>
                <w10:wrap type="through" anchorx="margin" anchory="margin"/>
              </v:shape>
            </w:pict>
          </mc:Fallback>
        </mc:AlternateContent>
      </w:r>
      <w:r w:rsidR="0029686C">
        <w:rPr>
          <w:noProof/>
        </w:rPr>
        <w:drawing>
          <wp:inline distT="0" distB="0" distL="0" distR="0" wp14:anchorId="5B092ED0" wp14:editId="2BE6D837">
            <wp:extent cx="2533650" cy="1546513"/>
            <wp:effectExtent l="0" t="0" r="0" b="0"/>
            <wp:docPr id="579820637" name="Picture 579820637" descr="A graph of bathroom and bathroo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20637" name="Picture 12" descr="A graph of bathroom and bathroom&#10;&#10;Description automatically generated with medium confiden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57162" cy="1560865"/>
                    </a:xfrm>
                    <a:prstGeom prst="rect">
                      <a:avLst/>
                    </a:prstGeom>
                    <a:noFill/>
                    <a:ln>
                      <a:noFill/>
                    </a:ln>
                  </pic:spPr>
                </pic:pic>
              </a:graphicData>
            </a:graphic>
          </wp:inline>
        </w:drawing>
      </w:r>
      <w:r w:rsidR="00F86D50" w:rsidRPr="00F86D50">
        <w:rPr>
          <w:noProof/>
          <w14:ligatures w14:val="standardContextual"/>
        </w:rPr>
        <w:t xml:space="preserve"> </w:t>
      </w:r>
      <w:r w:rsidR="00F86D50" w:rsidRPr="00F86D50">
        <w:rPr>
          <w:noProof/>
        </w:rPr>
        <w:drawing>
          <wp:inline distT="0" distB="0" distL="0" distR="0" wp14:anchorId="6D51D376" wp14:editId="6CDAF72E">
            <wp:extent cx="2162743" cy="1811821"/>
            <wp:effectExtent l="0" t="0" r="9525" b="0"/>
            <wp:docPr id="1397608601" name="Picture 1397608601" descr="A graph of bathroom with numbe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08601" name="Picture 1" descr="A graph of bathroom with numbers and numbers&#10;&#10;Description automatically generated with medium confidence"/>
                    <pic:cNvPicPr/>
                  </pic:nvPicPr>
                  <pic:blipFill>
                    <a:blip r:embed="rId59"/>
                    <a:stretch>
                      <a:fillRect/>
                    </a:stretch>
                  </pic:blipFill>
                  <pic:spPr>
                    <a:xfrm>
                      <a:off x="0" y="0"/>
                      <a:ext cx="2187294" cy="1832389"/>
                    </a:xfrm>
                    <a:prstGeom prst="rect">
                      <a:avLst/>
                    </a:prstGeom>
                  </pic:spPr>
                </pic:pic>
              </a:graphicData>
            </a:graphic>
          </wp:inline>
        </w:drawing>
      </w:r>
    </w:p>
    <w:p w14:paraId="521A763A" w14:textId="2E532F43" w:rsidR="00887798" w:rsidRPr="00453FD2" w:rsidRDefault="00887798" w:rsidP="005C073F">
      <w:r>
        <w:rPr>
          <w:rFonts w:asciiTheme="minorEastAsia" w:eastAsiaTheme="minorEastAsia" w:hAnsiTheme="minorEastAsia" w:hint="eastAsia"/>
          <w:lang w:eastAsia="zh-CN"/>
        </w:rPr>
        <w:t>I</w:t>
      </w:r>
      <w:r w:rsidRPr="003D23D3">
        <w:t xml:space="preserve">n summary, figure </w:t>
      </w:r>
      <w:r w:rsidR="00C46C1D">
        <w:t>20</w:t>
      </w:r>
      <w:r w:rsidRPr="003D23D3">
        <w:t xml:space="preserve"> represents the </w:t>
      </w:r>
      <w:r>
        <w:t>bathroom</w:t>
      </w:r>
      <w:r w:rsidRPr="003D23D3">
        <w:t xml:space="preserve"> before cleaning, while figure </w:t>
      </w:r>
      <w:r w:rsidR="00C46C1D">
        <w:t>21</w:t>
      </w:r>
      <w:r w:rsidRPr="003D23D3">
        <w:t xml:space="preserve"> portrays the </w:t>
      </w:r>
      <w:r>
        <w:t>bathroom</w:t>
      </w:r>
      <w:r w:rsidRPr="003D23D3">
        <w:t xml:space="preserve"> after cleaning. </w:t>
      </w:r>
      <w:r w:rsidR="00010DF3">
        <w:t>The</w:t>
      </w:r>
      <w:r w:rsidR="00010DF3" w:rsidRPr="00A32666">
        <w:t xml:space="preserve"> data cleaning resulted in the removal of instances with a count of 1 bathroom. These visualizations effectively convey the impact of the cleaning process on the bathroom data and highlight the alterations made to enhance data quality and accuracy.</w:t>
      </w:r>
    </w:p>
    <w:p w14:paraId="2D0F53CB" w14:textId="3F79862E" w:rsidR="00C75234" w:rsidRPr="00453FD2" w:rsidRDefault="00C75234" w:rsidP="005C073F"/>
    <w:p w14:paraId="6A95B7C5" w14:textId="289CEC0A" w:rsidR="00977815" w:rsidRPr="00DF04B6" w:rsidRDefault="00977815" w:rsidP="00977815">
      <w:pPr>
        <w:pStyle w:val="Heading4"/>
        <w:rPr>
          <w:rFonts w:ascii="Times New Roman" w:hAnsi="Times New Roman" w:cs="Times New Roman"/>
        </w:rPr>
      </w:pPr>
      <w:bookmarkStart w:id="77" w:name="_Toc1678923441"/>
      <w:bookmarkStart w:id="78" w:name="_Toc144127767"/>
      <w:bookmarkStart w:id="79" w:name="_Toc1033303306"/>
      <w:bookmarkStart w:id="80" w:name="_Toc144493701"/>
      <w:r>
        <w:rPr>
          <w:rFonts w:ascii="Times New Roman" w:hAnsi="Times New Roman" w:cs="Times New Roman"/>
        </w:rPr>
        <w:t>Point of Contact</w:t>
      </w:r>
      <w:bookmarkEnd w:id="77"/>
      <w:bookmarkEnd w:id="78"/>
      <w:bookmarkEnd w:id="79"/>
      <w:bookmarkEnd w:id="80"/>
    </w:p>
    <w:p w14:paraId="6E05AB9E" w14:textId="0E641BBE" w:rsidR="00977815" w:rsidRPr="00977815" w:rsidRDefault="00D705A2" w:rsidP="00977815">
      <w:r w:rsidRPr="00D705A2">
        <w:rPr>
          <w:noProof/>
        </w:rPr>
        <w:drawing>
          <wp:inline distT="0" distB="0" distL="0" distR="0" wp14:anchorId="5C7D67EE" wp14:editId="4FED4D79">
            <wp:extent cx="4781550" cy="1472779"/>
            <wp:effectExtent l="0" t="0" r="0" b="0"/>
            <wp:docPr id="617027016" name="Picture 617027016"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27016" name="Picture 1" descr="A computer screen shot of a computer code&#10;&#10;Description automatically generated"/>
                    <pic:cNvPicPr/>
                  </pic:nvPicPr>
                  <pic:blipFill>
                    <a:blip r:embed="rId60"/>
                    <a:stretch>
                      <a:fillRect/>
                    </a:stretch>
                  </pic:blipFill>
                  <pic:spPr>
                    <a:xfrm>
                      <a:off x="0" y="0"/>
                      <a:ext cx="4798967" cy="1478144"/>
                    </a:xfrm>
                    <a:prstGeom prst="rect">
                      <a:avLst/>
                    </a:prstGeom>
                  </pic:spPr>
                </pic:pic>
              </a:graphicData>
            </a:graphic>
          </wp:inline>
        </w:drawing>
      </w:r>
    </w:p>
    <w:p w14:paraId="2D9BFCC0" w14:textId="2B288EB5" w:rsidR="00D9235F" w:rsidRDefault="00A07B9B" w:rsidP="00977815">
      <w:r w:rsidRPr="00A07B9B">
        <w:t xml:space="preserve">Code for </w:t>
      </w:r>
      <w:r w:rsidR="005D6432" w:rsidRPr="005D6432">
        <w:t xml:space="preserve">home contact points is cleaned and </w:t>
      </w:r>
      <w:r w:rsidRPr="00A07B9B">
        <w:t xml:space="preserve">updated here. The </w:t>
      </w:r>
      <w:r w:rsidR="005D6432" w:rsidRPr="005D6432">
        <w:t>"</w:t>
      </w:r>
      <w:proofErr w:type="spellStart"/>
      <w:proofErr w:type="gramStart"/>
      <w:r w:rsidR="005D6432" w:rsidRPr="005D6432">
        <w:t>Point.of.Contact</w:t>
      </w:r>
      <w:proofErr w:type="spellEnd"/>
      <w:proofErr w:type="gramEnd"/>
      <w:r w:rsidR="005D6432" w:rsidRPr="005D6432">
        <w:t xml:space="preserve">" column's most common </w:t>
      </w:r>
      <w:r w:rsidRPr="00A07B9B">
        <w:t>"</w:t>
      </w:r>
      <w:r w:rsidR="005D6432" w:rsidRPr="005D6432">
        <w:t>mode</w:t>
      </w:r>
      <w:r w:rsidRPr="00A07B9B">
        <w:t>"</w:t>
      </w:r>
      <w:r w:rsidR="005D6432" w:rsidRPr="005D6432">
        <w:t xml:space="preserve"> is "Contact Owner" at 3216. </w:t>
      </w:r>
      <w:r w:rsidRPr="00A07B9B">
        <w:t xml:space="preserve">Copying the </w:t>
      </w:r>
      <w:r w:rsidR="005D6432" w:rsidRPr="005D6432">
        <w:t xml:space="preserve">original dataset to house_data_v5. </w:t>
      </w:r>
      <w:r w:rsidRPr="00A07B9B">
        <w:t>This dataset's</w:t>
      </w:r>
      <w:r w:rsidR="005D6432" w:rsidRPr="005D6432">
        <w:t xml:space="preserve"> "</w:t>
      </w:r>
      <w:proofErr w:type="spellStart"/>
      <w:proofErr w:type="gramStart"/>
      <w:r w:rsidR="005D6432" w:rsidRPr="005D6432">
        <w:t>Point.of.Contact</w:t>
      </w:r>
      <w:proofErr w:type="spellEnd"/>
      <w:proofErr w:type="gramEnd"/>
      <w:r w:rsidR="005D6432" w:rsidRPr="005D6432">
        <w:t xml:space="preserve">" labels </w:t>
      </w:r>
      <w:r w:rsidRPr="00A07B9B">
        <w:t xml:space="preserve">change </w:t>
      </w:r>
      <w:r w:rsidR="005D6432" w:rsidRPr="005D6432">
        <w:t xml:space="preserve">from "Contact Builder" to "Contact Owner" </w:t>
      </w:r>
      <w:r w:rsidRPr="00A07B9B">
        <w:t xml:space="preserve">after indexing. </w:t>
      </w:r>
      <w:proofErr w:type="spellStart"/>
      <w:r w:rsidRPr="00A07B9B">
        <w:t>Df</w:t>
      </w:r>
      <w:r w:rsidR="005D6432" w:rsidRPr="005D6432">
        <w:t>_count_by_Contact_cleaned</w:t>
      </w:r>
      <w:proofErr w:type="spellEnd"/>
      <w:r w:rsidR="005D6432" w:rsidRPr="005D6432">
        <w:t xml:space="preserve"> is </w:t>
      </w:r>
      <w:r w:rsidRPr="00A07B9B">
        <w:t>built from the corrected dataset. According to the</w:t>
      </w:r>
      <w:r w:rsidR="005D6432" w:rsidRPr="005D6432">
        <w:t xml:space="preserve"> distribution of two </w:t>
      </w:r>
      <w:r w:rsidRPr="00A07B9B">
        <w:t>main</w:t>
      </w:r>
      <w:r w:rsidR="005D6432" w:rsidRPr="005D6432">
        <w:t xml:space="preserve"> contact types—"Contact Agent" with 1529 occurrences and "Contact Owner" with 3217 instances—</w:t>
      </w:r>
      <w:r w:rsidRPr="00A07B9B">
        <w:t>study</w:t>
      </w:r>
      <w:r w:rsidR="005D6432" w:rsidRPr="005D6432">
        <w:t xml:space="preserve"> contact preferences </w:t>
      </w:r>
      <w:r w:rsidRPr="00A07B9B">
        <w:t>more realistically.</w:t>
      </w:r>
      <w:r w:rsidR="003953BC" w:rsidRPr="003953BC">
        <w:rPr>
          <w:noProof/>
        </w:rPr>
        <w:drawing>
          <wp:inline distT="0" distB="0" distL="0" distR="0" wp14:anchorId="5645E703" wp14:editId="0A0CE4D1">
            <wp:extent cx="4819650" cy="393914"/>
            <wp:effectExtent l="0" t="0" r="0" b="6350"/>
            <wp:docPr id="1674803787" name="Picture 1674803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03787" name=""/>
                    <pic:cNvPicPr/>
                  </pic:nvPicPr>
                  <pic:blipFill>
                    <a:blip r:embed="rId61"/>
                    <a:stretch>
                      <a:fillRect/>
                    </a:stretch>
                  </pic:blipFill>
                  <pic:spPr>
                    <a:xfrm>
                      <a:off x="0" y="0"/>
                      <a:ext cx="4946146" cy="404253"/>
                    </a:xfrm>
                    <a:prstGeom prst="rect">
                      <a:avLst/>
                    </a:prstGeom>
                  </pic:spPr>
                </pic:pic>
              </a:graphicData>
            </a:graphic>
          </wp:inline>
        </w:drawing>
      </w:r>
    </w:p>
    <w:p w14:paraId="351A44D8" w14:textId="716B124D" w:rsidR="00D9235F" w:rsidRDefault="00D9235F" w:rsidP="00977815">
      <w:r w:rsidRPr="00D9235F">
        <w:t xml:space="preserve">A pie chart is built in this </w:t>
      </w:r>
      <w:r>
        <w:t>dataset</w:t>
      </w:r>
      <w:r w:rsidRPr="00D9235F">
        <w:t xml:space="preserve"> to show the distribution of home contact points in a cleaned dataset. </w:t>
      </w:r>
    </w:p>
    <w:p w14:paraId="5E3D8482" w14:textId="35CB17CB" w:rsidR="00E93C0F" w:rsidRPr="003B2E24" w:rsidRDefault="003E6DDF" w:rsidP="00977815">
      <w:r>
        <w:t>Below is the pie chart:</w:t>
      </w:r>
    </w:p>
    <w:p w14:paraId="78A37705" w14:textId="32F708C7" w:rsidR="003953BC" w:rsidRDefault="002F384C" w:rsidP="00977815">
      <w:pPr>
        <w:rPr>
          <w14:ligatures w14:val="standardContextual"/>
        </w:rPr>
      </w:pPr>
      <w:r>
        <w:rPr>
          <w:noProof/>
        </w:rPr>
        <w:lastRenderedPageBreak/>
        <mc:AlternateContent>
          <mc:Choice Requires="wps">
            <w:drawing>
              <wp:anchor distT="0" distB="0" distL="114300" distR="114300" simplePos="0" relativeHeight="251658265" behindDoc="0" locked="0" layoutInCell="1" allowOverlap="1" wp14:anchorId="0A9D9800" wp14:editId="1F1D04FA">
                <wp:simplePos x="0" y="0"/>
                <wp:positionH relativeFrom="margin">
                  <wp:posOffset>181610</wp:posOffset>
                </wp:positionH>
                <wp:positionV relativeFrom="margin">
                  <wp:posOffset>5128260</wp:posOffset>
                </wp:positionV>
                <wp:extent cx="1725930" cy="349250"/>
                <wp:effectExtent l="0" t="0" r="7620" b="0"/>
                <wp:wrapThrough wrapText="bothSides">
                  <wp:wrapPolygon edited="0">
                    <wp:start x="0" y="0"/>
                    <wp:lineTo x="0" y="20029"/>
                    <wp:lineTo x="21457" y="20029"/>
                    <wp:lineTo x="21457" y="0"/>
                    <wp:lineTo x="0" y="0"/>
                  </wp:wrapPolygon>
                </wp:wrapThrough>
                <wp:docPr id="708330360" name="Text Box 708330360"/>
                <wp:cNvGraphicFramePr/>
                <a:graphic xmlns:a="http://schemas.openxmlformats.org/drawingml/2006/main">
                  <a:graphicData uri="http://schemas.microsoft.com/office/word/2010/wordprocessingShape">
                    <wps:wsp>
                      <wps:cNvSpPr txBox="1"/>
                      <wps:spPr>
                        <a:xfrm>
                          <a:off x="0" y="0"/>
                          <a:ext cx="1725930" cy="349250"/>
                        </a:xfrm>
                        <a:prstGeom prst="rect">
                          <a:avLst/>
                        </a:prstGeom>
                        <a:solidFill>
                          <a:prstClr val="white"/>
                        </a:solidFill>
                        <a:ln>
                          <a:noFill/>
                        </a:ln>
                      </wps:spPr>
                      <wps:txbx>
                        <w:txbxContent>
                          <w:p w14:paraId="1203B302" w14:textId="77777777" w:rsidR="008E1B0A" w:rsidRPr="004C0CF5" w:rsidRDefault="008E1B0A" w:rsidP="008E1B0A">
                            <w:pPr>
                              <w:pStyle w:val="Caption"/>
                              <w:jc w:val="center"/>
                              <w:rPr>
                                <w:sz w:val="24"/>
                                <w:szCs w:val="24"/>
                              </w:rPr>
                            </w:pPr>
                            <w:r w:rsidRPr="004C0CF5">
                              <w:rPr>
                                <w:sz w:val="24"/>
                                <w:szCs w:val="24"/>
                              </w:rPr>
                              <w:t xml:space="preserve">Figure </w:t>
                            </w:r>
                            <w:r>
                              <w:rPr>
                                <w:sz w:val="24"/>
                                <w:szCs w:val="24"/>
                              </w:rPr>
                              <w:t>21</w:t>
                            </w:r>
                            <w:r w:rsidRPr="004C0CF5">
                              <w:rPr>
                                <w:sz w:val="24"/>
                                <w:szCs w:val="24"/>
                              </w:rPr>
                              <w:t xml:space="preserve">: </w:t>
                            </w:r>
                            <w:r>
                              <w:rPr>
                                <w:sz w:val="24"/>
                                <w:szCs w:val="24"/>
                              </w:rPr>
                              <w:t>Point of Contact (Before Clean)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D9800" id="Text Box 708330360" o:spid="_x0000_s1047" type="#_x0000_t202" style="position:absolute;left:0;text-align:left;margin-left:14.3pt;margin-top:403.8pt;width:135.9pt;height:27.5pt;z-index:251658265;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" stroked="f">
                <v:textbox inset="0,0,0,0">
                  <w:txbxContent>
                    <w:p w14:paraId="1203B302" w14:textId="77777777" w:rsidR="008E1B0A" w:rsidRPr="004C0CF5" w:rsidRDefault="008E1B0A" w:rsidP="008E1B0A">
                      <w:pPr>
                        <w:pStyle w:val="Caption"/>
                        <w:jc w:val="center"/>
                        <w:rPr>
                          <w:sz w:val="24"/>
                          <w:szCs w:val="24"/>
                        </w:rPr>
                      </w:pPr>
                      <w:r w:rsidRPr="004C0CF5">
                        <w:rPr>
                          <w:sz w:val="24"/>
                          <w:szCs w:val="24"/>
                        </w:rPr>
                        <w:t xml:space="preserve">Figure </w:t>
                      </w:r>
                      <w:r>
                        <w:rPr>
                          <w:sz w:val="24"/>
                          <w:szCs w:val="24"/>
                        </w:rPr>
                        <w:t>21</w:t>
                      </w:r>
                      <w:r w:rsidRPr="004C0CF5">
                        <w:rPr>
                          <w:sz w:val="24"/>
                          <w:szCs w:val="24"/>
                        </w:rPr>
                        <w:t xml:space="preserve">: </w:t>
                      </w:r>
                      <w:r>
                        <w:rPr>
                          <w:sz w:val="24"/>
                          <w:szCs w:val="24"/>
                        </w:rPr>
                        <w:t>Point of Contact (Before Clean)</w:t>
                      </w:r>
                    </w:p>
                  </w:txbxContent>
                </v:textbox>
                <w10:wrap type="through" anchorx="margin" anchory="margin"/>
              </v:shape>
            </w:pict>
          </mc:Fallback>
        </mc:AlternateContent>
      </w:r>
      <w:r>
        <w:rPr>
          <w:noProof/>
        </w:rPr>
        <mc:AlternateContent>
          <mc:Choice Requires="wps">
            <w:drawing>
              <wp:anchor distT="0" distB="0" distL="114300" distR="114300" simplePos="0" relativeHeight="251658266" behindDoc="0" locked="0" layoutInCell="1" allowOverlap="1" wp14:anchorId="6AA0FDB4" wp14:editId="37DC7263">
                <wp:simplePos x="0" y="0"/>
                <wp:positionH relativeFrom="margin">
                  <wp:posOffset>2554464</wp:posOffset>
                </wp:positionH>
                <wp:positionV relativeFrom="margin">
                  <wp:posOffset>5134751</wp:posOffset>
                </wp:positionV>
                <wp:extent cx="1962150" cy="359410"/>
                <wp:effectExtent l="0" t="0" r="0" b="2540"/>
                <wp:wrapThrough wrapText="bothSides">
                  <wp:wrapPolygon edited="0">
                    <wp:start x="0" y="0"/>
                    <wp:lineTo x="0" y="20608"/>
                    <wp:lineTo x="21390" y="20608"/>
                    <wp:lineTo x="21390" y="0"/>
                    <wp:lineTo x="0" y="0"/>
                  </wp:wrapPolygon>
                </wp:wrapThrough>
                <wp:docPr id="2050138853" name="Text Box 2050138853"/>
                <wp:cNvGraphicFramePr/>
                <a:graphic xmlns:a="http://schemas.openxmlformats.org/drawingml/2006/main">
                  <a:graphicData uri="http://schemas.microsoft.com/office/word/2010/wordprocessingShape">
                    <wps:wsp>
                      <wps:cNvSpPr txBox="1"/>
                      <wps:spPr>
                        <a:xfrm>
                          <a:off x="0" y="0"/>
                          <a:ext cx="1962150" cy="359410"/>
                        </a:xfrm>
                        <a:prstGeom prst="rect">
                          <a:avLst/>
                        </a:prstGeom>
                        <a:solidFill>
                          <a:prstClr val="white"/>
                        </a:solidFill>
                        <a:ln>
                          <a:noFill/>
                        </a:ln>
                      </wps:spPr>
                      <wps:txbx>
                        <w:txbxContent>
                          <w:p w14:paraId="0C8191BF" w14:textId="2FD85A81" w:rsidR="008E1B0A" w:rsidRPr="004C0CF5" w:rsidRDefault="008E1B0A" w:rsidP="008E1B0A">
                            <w:pPr>
                              <w:pStyle w:val="Caption"/>
                              <w:jc w:val="center"/>
                              <w:rPr>
                                <w:sz w:val="24"/>
                                <w:szCs w:val="24"/>
                              </w:rPr>
                            </w:pPr>
                            <w:r w:rsidRPr="004C0CF5">
                              <w:rPr>
                                <w:sz w:val="24"/>
                                <w:szCs w:val="24"/>
                              </w:rPr>
                              <w:t xml:space="preserve">Figure </w:t>
                            </w:r>
                            <w:r>
                              <w:rPr>
                                <w:sz w:val="24"/>
                                <w:szCs w:val="24"/>
                              </w:rPr>
                              <w:t>22</w:t>
                            </w:r>
                            <w:r w:rsidRPr="004C0CF5">
                              <w:rPr>
                                <w:sz w:val="24"/>
                                <w:szCs w:val="24"/>
                              </w:rPr>
                              <w:t xml:space="preserve">: </w:t>
                            </w:r>
                            <w:r>
                              <w:rPr>
                                <w:sz w:val="24"/>
                                <w:szCs w:val="24"/>
                              </w:rPr>
                              <w:t>Point of Contact (After Clean)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0FDB4" id="Text Box 2050138853" o:spid="_x0000_s1048" type="#_x0000_t202" style="position:absolute;left:0;text-align:left;margin-left:201.15pt;margin-top:404.3pt;width:154.5pt;height:28.3pt;z-index:25165826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" stroked="f">
                <v:textbox inset="0,0,0,0">
                  <w:txbxContent>
                    <w:p w14:paraId="0C8191BF" w14:textId="2FD85A81" w:rsidR="008E1B0A" w:rsidRPr="004C0CF5" w:rsidRDefault="008E1B0A" w:rsidP="008E1B0A">
                      <w:pPr>
                        <w:pStyle w:val="Caption"/>
                        <w:jc w:val="center"/>
                        <w:rPr>
                          <w:sz w:val="24"/>
                          <w:szCs w:val="24"/>
                        </w:rPr>
                      </w:pPr>
                      <w:r w:rsidRPr="004C0CF5">
                        <w:rPr>
                          <w:sz w:val="24"/>
                          <w:szCs w:val="24"/>
                        </w:rPr>
                        <w:t xml:space="preserve">Figure </w:t>
                      </w:r>
                      <w:r>
                        <w:rPr>
                          <w:sz w:val="24"/>
                          <w:szCs w:val="24"/>
                        </w:rPr>
                        <w:t>22</w:t>
                      </w:r>
                      <w:r w:rsidRPr="004C0CF5">
                        <w:rPr>
                          <w:sz w:val="24"/>
                          <w:szCs w:val="24"/>
                        </w:rPr>
                        <w:t xml:space="preserve">: </w:t>
                      </w:r>
                      <w:r>
                        <w:rPr>
                          <w:sz w:val="24"/>
                          <w:szCs w:val="24"/>
                        </w:rPr>
                        <w:t>Point of Contact (After Clean)</w:t>
                      </w:r>
                    </w:p>
                  </w:txbxContent>
                </v:textbox>
                <w10:wrap type="through" anchorx="margin" anchory="margin"/>
              </v:shape>
            </w:pict>
          </mc:Fallback>
        </mc:AlternateContent>
      </w:r>
      <w:r w:rsidR="00DC2554" w:rsidRPr="00DC2554">
        <w:rPr>
          <w:noProof/>
        </w:rPr>
        <w:drawing>
          <wp:inline distT="0" distB="0" distL="0" distR="0" wp14:anchorId="7994BB44" wp14:editId="4488F0DB">
            <wp:extent cx="2271015" cy="2210778"/>
            <wp:effectExtent l="0" t="0" r="0" b="0"/>
            <wp:docPr id="1865698397" name="Picture 1865698397" descr="A pie chart with numbers and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98397" name="Picture 1" descr="A pie chart with numbers and a number of people&#10;&#10;Description automatically generated"/>
                    <pic:cNvPicPr/>
                  </pic:nvPicPr>
                  <pic:blipFill>
                    <a:blip r:embed="rId62"/>
                    <a:stretch>
                      <a:fillRect/>
                    </a:stretch>
                  </pic:blipFill>
                  <pic:spPr>
                    <a:xfrm>
                      <a:off x="0" y="0"/>
                      <a:ext cx="2298462" cy="2237497"/>
                    </a:xfrm>
                    <a:prstGeom prst="rect">
                      <a:avLst/>
                    </a:prstGeom>
                  </pic:spPr>
                </pic:pic>
              </a:graphicData>
            </a:graphic>
          </wp:inline>
        </w:drawing>
      </w:r>
      <w:r w:rsidR="002B4EF4" w:rsidRPr="002B4EF4">
        <w:rPr>
          <w:noProof/>
          <w14:ligatures w14:val="standardContextual"/>
        </w:rPr>
        <w:t xml:space="preserve"> </w:t>
      </w:r>
      <w:r w:rsidR="003B2E24">
        <w:rPr>
          <w:noProof/>
          <w14:ligatures w14:val="standardContextual"/>
        </w:rPr>
        <w:t xml:space="preserve">     </w:t>
      </w:r>
      <w:r w:rsidR="002B4EF4" w:rsidRPr="002B4EF4">
        <w:rPr>
          <w:b/>
          <w:bCs/>
          <w:noProof/>
        </w:rPr>
        <w:drawing>
          <wp:inline distT="0" distB="0" distL="0" distR="0" wp14:anchorId="6D57B924" wp14:editId="5FDCB18F">
            <wp:extent cx="2147298" cy="2215174"/>
            <wp:effectExtent l="0" t="0" r="5715" b="0"/>
            <wp:docPr id="953035870" name="Picture 953035870" descr="A pie chart with numbers and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35870" name="Picture 1" descr="A pie chart with numbers and a number of people&#10;&#10;Description automatically generated"/>
                    <pic:cNvPicPr/>
                  </pic:nvPicPr>
                  <pic:blipFill>
                    <a:blip r:embed="rId63"/>
                    <a:stretch>
                      <a:fillRect/>
                    </a:stretch>
                  </pic:blipFill>
                  <pic:spPr>
                    <a:xfrm>
                      <a:off x="0" y="0"/>
                      <a:ext cx="2178835" cy="2247708"/>
                    </a:xfrm>
                    <a:prstGeom prst="rect">
                      <a:avLst/>
                    </a:prstGeom>
                  </pic:spPr>
                </pic:pic>
              </a:graphicData>
            </a:graphic>
          </wp:inline>
        </w:drawing>
      </w:r>
    </w:p>
    <w:p w14:paraId="6DDED419" w14:textId="5B9F552A" w:rsidR="00E93C0F" w:rsidRDefault="00E93C0F" w:rsidP="00977815">
      <w:pPr>
        <w:rPr>
          <w14:ligatures w14:val="standardContextual"/>
        </w:rPr>
      </w:pPr>
    </w:p>
    <w:p w14:paraId="28CDDA2E" w14:textId="77777777" w:rsidR="000149BF" w:rsidRDefault="000149BF" w:rsidP="005C073F">
      <w:r w:rsidRPr="000149BF">
        <w:t>The visualisations show dataset changes before and after cleaning. Figure 21 shows the bathroom distribution before cleaning, and Figure 22 shows it after. The cleaning process replaced "Contact Builder" with "Contact Owner."</w:t>
      </w:r>
    </w:p>
    <w:p w14:paraId="04B5F535" w14:textId="77777777" w:rsidR="000149BF" w:rsidRDefault="000149BF" w:rsidP="005C073F">
      <w:bookmarkStart w:id="81" w:name="_Toc1935027903"/>
      <w:bookmarkStart w:id="82" w:name="_Toc144127768"/>
      <w:bookmarkStart w:id="83" w:name="_Toc1471599101"/>
    </w:p>
    <w:p w14:paraId="10571C8E" w14:textId="7C37D366" w:rsidR="00826972" w:rsidRDefault="00826972" w:rsidP="009D71C6">
      <w:pPr>
        <w:pStyle w:val="Heading3"/>
        <w:rPr>
          <w:rFonts w:ascii="Times New Roman" w:hAnsi="Times New Roman" w:cs="Times New Roman"/>
        </w:rPr>
      </w:pPr>
      <w:bookmarkStart w:id="84" w:name="_Toc144493702"/>
      <w:r>
        <w:rPr>
          <w:rFonts w:ascii="Times New Roman" w:hAnsi="Times New Roman" w:cs="Times New Roman"/>
        </w:rPr>
        <w:t xml:space="preserve">Remove </w:t>
      </w:r>
      <w:r w:rsidR="00FE17B6">
        <w:rPr>
          <w:rFonts w:ascii="Times New Roman" w:hAnsi="Times New Roman" w:cs="Times New Roman"/>
        </w:rPr>
        <w:t>NA</w:t>
      </w:r>
      <w:r>
        <w:rPr>
          <w:rFonts w:ascii="Times New Roman" w:hAnsi="Times New Roman" w:cs="Times New Roman"/>
        </w:rPr>
        <w:t xml:space="preserve"> Data</w:t>
      </w:r>
      <w:bookmarkEnd w:id="81"/>
      <w:bookmarkEnd w:id="82"/>
      <w:bookmarkEnd w:id="83"/>
      <w:bookmarkEnd w:id="84"/>
    </w:p>
    <w:p w14:paraId="17DC9A97" w14:textId="6BD55067" w:rsidR="00826972" w:rsidRDefault="00BB3DEB" w:rsidP="00826972">
      <w:r w:rsidRPr="00BB3DEB">
        <w:rPr>
          <w:noProof/>
        </w:rPr>
        <w:drawing>
          <wp:inline distT="0" distB="0" distL="0" distR="0" wp14:anchorId="6B7B35EE" wp14:editId="38BC0B44">
            <wp:extent cx="4820008" cy="749264"/>
            <wp:effectExtent l="0" t="0" r="0" b="0"/>
            <wp:docPr id="385237031" name="Picture 38523703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37031" name="Picture 1" descr="A close-up of a computer screen&#10;&#10;Description automatically generated"/>
                    <pic:cNvPicPr/>
                  </pic:nvPicPr>
                  <pic:blipFill>
                    <a:blip r:embed="rId64"/>
                    <a:stretch>
                      <a:fillRect/>
                    </a:stretch>
                  </pic:blipFill>
                  <pic:spPr>
                    <a:xfrm>
                      <a:off x="0" y="0"/>
                      <a:ext cx="4872479" cy="757421"/>
                    </a:xfrm>
                    <a:prstGeom prst="rect">
                      <a:avLst/>
                    </a:prstGeom>
                  </pic:spPr>
                </pic:pic>
              </a:graphicData>
            </a:graphic>
          </wp:inline>
        </w:drawing>
      </w:r>
    </w:p>
    <w:p w14:paraId="274EA53F" w14:textId="57E6D3AB" w:rsidR="00AE131C" w:rsidRDefault="00AE131C" w:rsidP="005C073F">
      <w:r w:rsidRPr="00AE131C">
        <w:t xml:space="preserve">In house_data_v6, the code snippet fixes missing or NA values. Initially, </w:t>
      </w:r>
      <w:proofErr w:type="gramStart"/>
      <w:r w:rsidRPr="00AE131C">
        <w:t>is.na(</w:t>
      </w:r>
      <w:proofErr w:type="gramEnd"/>
      <w:r w:rsidRPr="00AE131C">
        <w:t xml:space="preserve">) and </w:t>
      </w:r>
      <w:proofErr w:type="spellStart"/>
      <w:r w:rsidRPr="00AE131C">
        <w:t>colSums</w:t>
      </w:r>
      <w:proofErr w:type="spellEnd"/>
      <w:r w:rsidRPr="00AE131C">
        <w:t xml:space="preserve">() count column missing values. Next counts indicate no missing values across columns, verifying the dataset's completeness. House_data_v6_noChange uses </w:t>
      </w:r>
      <w:proofErr w:type="spellStart"/>
      <w:proofErr w:type="gramStart"/>
      <w:r w:rsidRPr="00AE131C">
        <w:t>na.omit</w:t>
      </w:r>
      <w:proofErr w:type="spellEnd"/>
      <w:proofErr w:type="gramEnd"/>
      <w:r w:rsidRPr="00AE131C">
        <w:t>() to delete NA rows. Finally, the code confirms that row counts did not change between house_data_v6 and house_data_v6_noChange.</w:t>
      </w:r>
    </w:p>
    <w:p w14:paraId="40C902A8" w14:textId="77777777" w:rsidR="00AE131C" w:rsidRDefault="00AE131C" w:rsidP="005C073F"/>
    <w:p w14:paraId="5D7418F5" w14:textId="0FF0D33A" w:rsidR="00826972" w:rsidRPr="00EB71E4" w:rsidRDefault="00826972" w:rsidP="009D71C6">
      <w:pPr>
        <w:pStyle w:val="Heading3"/>
        <w:rPr>
          <w:rFonts w:ascii="Times New Roman" w:hAnsi="Times New Roman" w:cs="Times New Roman"/>
        </w:rPr>
      </w:pPr>
      <w:bookmarkStart w:id="85" w:name="_Toc1854979051"/>
      <w:bookmarkStart w:id="86" w:name="_Toc144127769"/>
      <w:bookmarkStart w:id="87" w:name="_Toc1625571993"/>
      <w:bookmarkStart w:id="88" w:name="_Toc144493703"/>
      <w:r>
        <w:rPr>
          <w:rFonts w:ascii="Times New Roman" w:hAnsi="Times New Roman" w:cs="Times New Roman"/>
        </w:rPr>
        <w:t>Remove Duplicate Data</w:t>
      </w:r>
      <w:bookmarkEnd w:id="85"/>
      <w:bookmarkEnd w:id="86"/>
      <w:bookmarkEnd w:id="87"/>
      <w:bookmarkEnd w:id="88"/>
    </w:p>
    <w:p w14:paraId="379B420A" w14:textId="32E2AF5E" w:rsidR="00826972" w:rsidRPr="00826972" w:rsidRDefault="00C807BF" w:rsidP="00826972">
      <w:r w:rsidRPr="00C807BF">
        <w:rPr>
          <w:noProof/>
        </w:rPr>
        <w:drawing>
          <wp:inline distT="0" distB="0" distL="0" distR="0" wp14:anchorId="733AEDAE" wp14:editId="36BD1184">
            <wp:extent cx="4601217" cy="600159"/>
            <wp:effectExtent l="0" t="0" r="0" b="9525"/>
            <wp:docPr id="1111473121" name="Picture 1111473121" descr="A close-up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73121" name="Picture 1" descr="A close-up of a math equation&#10;&#10;Description automatically generated"/>
                    <pic:cNvPicPr/>
                  </pic:nvPicPr>
                  <pic:blipFill>
                    <a:blip r:embed="rId65"/>
                    <a:stretch>
                      <a:fillRect/>
                    </a:stretch>
                  </pic:blipFill>
                  <pic:spPr>
                    <a:xfrm>
                      <a:off x="0" y="0"/>
                      <a:ext cx="4601217" cy="600159"/>
                    </a:xfrm>
                    <a:prstGeom prst="rect">
                      <a:avLst/>
                    </a:prstGeom>
                  </pic:spPr>
                </pic:pic>
              </a:graphicData>
            </a:graphic>
          </wp:inline>
        </w:drawing>
      </w:r>
    </w:p>
    <w:p w14:paraId="165FEAE9" w14:textId="5AAECA91" w:rsidR="009544D7" w:rsidRDefault="000806BD" w:rsidP="005C073F">
      <w:r w:rsidRPr="000806BD">
        <w:t xml:space="preserve">The house_data_v6 function removes duplicates. The code creates house_data_v6_noChange from the original dataset's unique records using </w:t>
      </w:r>
      <w:proofErr w:type="gramStart"/>
      <w:r w:rsidRPr="000806BD">
        <w:t>unique(</w:t>
      </w:r>
      <w:proofErr w:type="gramEnd"/>
      <w:r w:rsidRPr="000806BD">
        <w:t>). With a count of 0, house_data_v6_noChange shows that row counts have not changed.</w:t>
      </w:r>
    </w:p>
    <w:p w14:paraId="0FDE36E9" w14:textId="77777777" w:rsidR="008430BC" w:rsidRDefault="008430BC" w:rsidP="005C073F">
      <w:pPr>
        <w:rPr>
          <w:rFonts w:eastAsiaTheme="majorEastAsia"/>
          <w:color w:val="2F5496" w:themeColor="accent1" w:themeShade="BF"/>
          <w:sz w:val="32"/>
          <w:szCs w:val="32"/>
        </w:rPr>
      </w:pPr>
    </w:p>
    <w:p w14:paraId="03426BC7" w14:textId="5DD78404" w:rsidR="005B36FA" w:rsidRPr="00EB71E4" w:rsidRDefault="005B36FA" w:rsidP="00494140">
      <w:pPr>
        <w:pStyle w:val="Heading3"/>
        <w:rPr>
          <w:rFonts w:ascii="Times New Roman" w:hAnsi="Times New Roman" w:cs="Times New Roman"/>
        </w:rPr>
      </w:pPr>
      <w:bookmarkStart w:id="89" w:name="_Toc1631924625"/>
      <w:bookmarkStart w:id="90" w:name="_Toc144127770"/>
      <w:bookmarkStart w:id="91" w:name="_Toc1545707967"/>
      <w:bookmarkStart w:id="92" w:name="_Toc144493704"/>
      <w:r>
        <w:rPr>
          <w:rFonts w:ascii="Times New Roman" w:hAnsi="Times New Roman" w:cs="Times New Roman"/>
        </w:rPr>
        <w:t>Change Data Format</w:t>
      </w:r>
      <w:bookmarkEnd w:id="89"/>
      <w:bookmarkEnd w:id="90"/>
      <w:bookmarkEnd w:id="91"/>
      <w:bookmarkEnd w:id="92"/>
    </w:p>
    <w:p w14:paraId="4282B244" w14:textId="5DD78404" w:rsidR="00D8117E" w:rsidRPr="00DF04B6" w:rsidRDefault="00D8117E" w:rsidP="00D8117E">
      <w:pPr>
        <w:pStyle w:val="Heading4"/>
        <w:rPr>
          <w:rFonts w:ascii="Times New Roman" w:hAnsi="Times New Roman" w:cs="Times New Roman"/>
        </w:rPr>
      </w:pPr>
      <w:bookmarkStart w:id="93" w:name="_Toc873377660"/>
      <w:bookmarkStart w:id="94" w:name="_Toc144127771"/>
      <w:bookmarkStart w:id="95" w:name="_Toc725012834"/>
      <w:bookmarkStart w:id="96" w:name="_Toc144493705"/>
      <w:r>
        <w:rPr>
          <w:rFonts w:ascii="Times New Roman" w:hAnsi="Times New Roman" w:cs="Times New Roman"/>
        </w:rPr>
        <w:t>Date</w:t>
      </w:r>
      <w:bookmarkEnd w:id="93"/>
      <w:bookmarkEnd w:id="94"/>
      <w:bookmarkEnd w:id="95"/>
      <w:bookmarkEnd w:id="96"/>
    </w:p>
    <w:p w14:paraId="07D3E5BE" w14:textId="0931DEA4" w:rsidR="008430BC" w:rsidRPr="001D2FD2" w:rsidRDefault="005500DC" w:rsidP="001D2FD2">
      <w:pPr>
        <w:rPr>
          <w:rFonts w:eastAsiaTheme="majorEastAsia"/>
        </w:rPr>
      </w:pPr>
      <w:r w:rsidRPr="005500DC">
        <w:rPr>
          <w:rFonts w:eastAsiaTheme="majorEastAsia"/>
          <w:noProof/>
        </w:rPr>
        <w:drawing>
          <wp:inline distT="0" distB="0" distL="0" distR="0" wp14:anchorId="7E8DBF0B" wp14:editId="17EAACC7">
            <wp:extent cx="4790750" cy="1751208"/>
            <wp:effectExtent l="0" t="0" r="0" b="1905"/>
            <wp:docPr id="1048157707" name="Picture 1048157707" descr="A computer cod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57707" name="Picture 1" descr="A computer code with blue text&#10;&#10;Description automatically generated"/>
                    <pic:cNvPicPr/>
                  </pic:nvPicPr>
                  <pic:blipFill>
                    <a:blip r:embed="rId66"/>
                    <a:stretch>
                      <a:fillRect/>
                    </a:stretch>
                  </pic:blipFill>
                  <pic:spPr>
                    <a:xfrm>
                      <a:off x="0" y="0"/>
                      <a:ext cx="4818419" cy="1761322"/>
                    </a:xfrm>
                    <a:prstGeom prst="rect">
                      <a:avLst/>
                    </a:prstGeom>
                  </pic:spPr>
                </pic:pic>
              </a:graphicData>
            </a:graphic>
          </wp:inline>
        </w:drawing>
      </w:r>
    </w:p>
    <w:p w14:paraId="695AE3F6" w14:textId="4CB0F4AD" w:rsidR="00C128F4" w:rsidRPr="00C128F4" w:rsidRDefault="008216A6" w:rsidP="005C073F">
      <w:pPr>
        <w:rPr>
          <w:rFonts w:eastAsiaTheme="majorEastAsia"/>
        </w:rPr>
      </w:pPr>
      <w:r w:rsidRPr="00624E35">
        <w:rPr>
          <w:rFonts w:eastAsiaTheme="majorEastAsia"/>
          <w:noProof/>
        </w:rPr>
        <w:drawing>
          <wp:anchor distT="0" distB="0" distL="114300" distR="114300" simplePos="0" relativeHeight="251658271" behindDoc="0" locked="0" layoutInCell="1" allowOverlap="1" wp14:anchorId="6B5D3EC0" wp14:editId="1E8FAC50">
            <wp:simplePos x="0" y="0"/>
            <wp:positionH relativeFrom="column">
              <wp:align>right</wp:align>
            </wp:positionH>
            <wp:positionV relativeFrom="paragraph">
              <wp:posOffset>16895</wp:posOffset>
            </wp:positionV>
            <wp:extent cx="935355" cy="2125345"/>
            <wp:effectExtent l="0" t="0" r="0" b="8255"/>
            <wp:wrapSquare wrapText="bothSides"/>
            <wp:docPr id="394833279" name="Picture 3948332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33279" name="Picture 1" descr="A screenshot of a computer&#10;&#10;Description automatically generated"/>
                    <pic:cNvPicPr/>
                  </pic:nvPicPr>
                  <pic:blipFill rotWithShape="1">
                    <a:blip r:embed="rId67">
                      <a:extLst>
                        <a:ext uri="{28A0092B-C50C-407E-A947-70E740481C1C}">
                          <a14:useLocalDpi xmlns:a14="http://schemas.microsoft.com/office/drawing/2010/main" val="0"/>
                        </a:ext>
                      </a:extLst>
                    </a:blip>
                    <a:srcRect b="38566"/>
                    <a:stretch/>
                  </pic:blipFill>
                  <pic:spPr bwMode="auto">
                    <a:xfrm>
                      <a:off x="0" y="0"/>
                      <a:ext cx="935355" cy="2125345"/>
                    </a:xfrm>
                    <a:prstGeom prst="rect">
                      <a:avLst/>
                    </a:prstGeom>
                    <a:ln>
                      <a:noFill/>
                    </a:ln>
                    <a:extLst>
                      <a:ext uri="{53640926-AAD7-44D8-BBD7-CCE9431645EC}">
                        <a14:shadowObscured xmlns:a14="http://schemas.microsoft.com/office/drawing/2010/main"/>
                      </a:ext>
                    </a:extLst>
                  </pic:spPr>
                </pic:pic>
              </a:graphicData>
            </a:graphic>
          </wp:anchor>
        </w:drawing>
      </w:r>
      <w:r w:rsidR="00C128F4" w:rsidRPr="00C128F4">
        <w:rPr>
          <w:rFonts w:eastAsiaTheme="majorEastAsia"/>
        </w:rPr>
        <w:t>The code formats the house_data_v6 "</w:t>
      </w:r>
      <w:proofErr w:type="spellStart"/>
      <w:r w:rsidR="00C128F4" w:rsidRPr="00C128F4">
        <w:rPr>
          <w:rFonts w:eastAsiaTheme="majorEastAsia"/>
        </w:rPr>
        <w:t>Posted.On</w:t>
      </w:r>
      <w:proofErr w:type="spellEnd"/>
      <w:r w:rsidR="00C128F4" w:rsidRPr="00C128F4">
        <w:rPr>
          <w:rFonts w:eastAsiaTheme="majorEastAsia"/>
        </w:rPr>
        <w:t>" column. First, "</w:t>
      </w:r>
      <w:proofErr w:type="spellStart"/>
      <w:r w:rsidR="00C128F4" w:rsidRPr="00C128F4">
        <w:rPr>
          <w:rFonts w:eastAsiaTheme="majorEastAsia"/>
        </w:rPr>
        <w:t>Posted.On</w:t>
      </w:r>
      <w:proofErr w:type="spellEnd"/>
      <w:r w:rsidR="00C128F4" w:rsidRPr="00C128F4">
        <w:rPr>
          <w:rFonts w:eastAsiaTheme="majorEastAsia"/>
        </w:rPr>
        <w:t>" is confirmed as a date data type. The next loop successively examines "</w:t>
      </w:r>
      <w:proofErr w:type="spellStart"/>
      <w:r w:rsidR="00C128F4" w:rsidRPr="00C128F4">
        <w:rPr>
          <w:rFonts w:eastAsiaTheme="majorEastAsia"/>
        </w:rPr>
        <w:t>Posted.On</w:t>
      </w:r>
      <w:proofErr w:type="spellEnd"/>
      <w:r w:rsidR="00C128F4" w:rsidRPr="00C128F4">
        <w:rPr>
          <w:rFonts w:eastAsiaTheme="majorEastAsia"/>
        </w:rPr>
        <w:t xml:space="preserve">" date strings. </w:t>
      </w:r>
      <w:proofErr w:type="spellStart"/>
      <w:r w:rsidR="00C128F4" w:rsidRPr="00C128F4">
        <w:rPr>
          <w:rFonts w:eastAsiaTheme="majorEastAsia"/>
        </w:rPr>
        <w:t>Parse_date_</w:t>
      </w:r>
      <w:proofErr w:type="gramStart"/>
      <w:r w:rsidR="00C128F4" w:rsidRPr="00C128F4">
        <w:rPr>
          <w:rFonts w:eastAsiaTheme="majorEastAsia"/>
        </w:rPr>
        <w:t>time</w:t>
      </w:r>
      <w:proofErr w:type="spellEnd"/>
      <w:r w:rsidR="00C128F4" w:rsidRPr="00C128F4">
        <w:rPr>
          <w:rFonts w:eastAsiaTheme="majorEastAsia"/>
        </w:rPr>
        <w:t>(</w:t>
      </w:r>
      <w:proofErr w:type="gramEnd"/>
      <w:r w:rsidR="00C128F4" w:rsidRPr="00C128F4">
        <w:rPr>
          <w:rFonts w:eastAsiaTheme="majorEastAsia"/>
        </w:rPr>
        <w:t xml:space="preserve">) from the </w:t>
      </w:r>
      <w:proofErr w:type="spellStart"/>
      <w:r w:rsidR="00C128F4" w:rsidRPr="00C128F4">
        <w:rPr>
          <w:rFonts w:eastAsiaTheme="majorEastAsia"/>
        </w:rPr>
        <w:t>lubridate</w:t>
      </w:r>
      <w:proofErr w:type="spellEnd"/>
      <w:r w:rsidR="00C128F4" w:rsidRPr="00C128F4">
        <w:rPr>
          <w:rFonts w:eastAsiaTheme="majorEastAsia"/>
        </w:rPr>
        <w:t xml:space="preserve"> package applies several date formats in this loop. </w:t>
      </w:r>
      <w:proofErr w:type="gramStart"/>
      <w:r w:rsidR="00C128F4" w:rsidRPr="00C128F4">
        <w:rPr>
          <w:rFonts w:eastAsiaTheme="majorEastAsia"/>
        </w:rPr>
        <w:t>Format(</w:t>
      </w:r>
      <w:proofErr w:type="gramEnd"/>
      <w:r w:rsidR="00C128F4" w:rsidRPr="00C128F4">
        <w:rPr>
          <w:rFonts w:eastAsiaTheme="majorEastAsia"/>
        </w:rPr>
        <w:t xml:space="preserve">) converts parsed dates to "YYYY-MM-DD". </w:t>
      </w:r>
    </w:p>
    <w:p w14:paraId="6E4AAA8C" w14:textId="5194251B" w:rsidR="0072346C" w:rsidRPr="001D2FD2" w:rsidRDefault="004444F5" w:rsidP="001D2FD2">
      <w:pPr>
        <w:rPr>
          <w:rFonts w:eastAsiaTheme="majorEastAsia"/>
        </w:rPr>
      </w:pPr>
      <w:r>
        <w:rPr>
          <w:rFonts w:eastAsiaTheme="majorEastAsia"/>
        </w:rPr>
        <w:t>Be</w:t>
      </w:r>
      <w:r w:rsidR="0072346C">
        <w:rPr>
          <w:rFonts w:eastAsiaTheme="majorEastAsia"/>
        </w:rPr>
        <w:t>side</w:t>
      </w:r>
      <w:r>
        <w:rPr>
          <w:rFonts w:eastAsiaTheme="majorEastAsia"/>
        </w:rPr>
        <w:t xml:space="preserve"> is the</w:t>
      </w:r>
      <w:r w:rsidR="00A0004A">
        <w:rPr>
          <w:rFonts w:eastAsiaTheme="majorEastAsia"/>
        </w:rPr>
        <w:t xml:space="preserve"> Date format after changed</w:t>
      </w:r>
      <w:r w:rsidR="008216A6">
        <w:rPr>
          <w:rFonts w:eastAsiaTheme="majorEastAsia"/>
        </w:rPr>
        <w:t xml:space="preserve"> (Figure 22</w:t>
      </w:r>
      <w:r w:rsidR="00C53356">
        <w:rPr>
          <w:rFonts w:eastAsiaTheme="majorEastAsia"/>
        </w:rPr>
        <w:t>):</w:t>
      </w:r>
    </w:p>
    <w:p w14:paraId="374C12ED" w14:textId="06DCD593" w:rsidR="008216A6" w:rsidRDefault="002F384C" w:rsidP="005C073F">
      <w:pPr>
        <w:rPr>
          <w:rFonts w:eastAsiaTheme="majorEastAsia"/>
        </w:rPr>
      </w:pPr>
      <w:r>
        <w:rPr>
          <w:noProof/>
        </w:rPr>
        <mc:AlternateContent>
          <mc:Choice Requires="wps">
            <w:drawing>
              <wp:anchor distT="0" distB="0" distL="114300" distR="114300" simplePos="0" relativeHeight="251658275" behindDoc="0" locked="0" layoutInCell="1" allowOverlap="1" wp14:anchorId="12AD6F3E" wp14:editId="3F217F85">
                <wp:simplePos x="0" y="0"/>
                <wp:positionH relativeFrom="column">
                  <wp:align>right</wp:align>
                </wp:positionH>
                <wp:positionV relativeFrom="margin">
                  <wp:posOffset>2201404</wp:posOffset>
                </wp:positionV>
                <wp:extent cx="975360" cy="431165"/>
                <wp:effectExtent l="0" t="0" r="0" b="6985"/>
                <wp:wrapThrough wrapText="bothSides">
                  <wp:wrapPolygon edited="0">
                    <wp:start x="0" y="0"/>
                    <wp:lineTo x="0" y="20996"/>
                    <wp:lineTo x="21094" y="20996"/>
                    <wp:lineTo x="21094" y="0"/>
                    <wp:lineTo x="0" y="0"/>
                  </wp:wrapPolygon>
                </wp:wrapThrough>
                <wp:docPr id="1280899499" name="Text Box 1280899499"/>
                <wp:cNvGraphicFramePr/>
                <a:graphic xmlns:a="http://schemas.openxmlformats.org/drawingml/2006/main">
                  <a:graphicData uri="http://schemas.microsoft.com/office/word/2010/wordprocessingShape">
                    <wps:wsp>
                      <wps:cNvSpPr txBox="1"/>
                      <wps:spPr>
                        <a:xfrm>
                          <a:off x="0" y="0"/>
                          <a:ext cx="975360" cy="431165"/>
                        </a:xfrm>
                        <a:prstGeom prst="rect">
                          <a:avLst/>
                        </a:prstGeom>
                        <a:solidFill>
                          <a:prstClr val="white"/>
                        </a:solidFill>
                        <a:ln>
                          <a:noFill/>
                        </a:ln>
                      </wps:spPr>
                      <wps:txbx>
                        <w:txbxContent>
                          <w:p w14:paraId="4848E559" w14:textId="2F92E2B3" w:rsidR="008216A6" w:rsidRPr="004C0CF5" w:rsidRDefault="008216A6" w:rsidP="008216A6">
                            <w:pPr>
                              <w:pStyle w:val="Caption"/>
                              <w:jc w:val="center"/>
                              <w:rPr>
                                <w:sz w:val="24"/>
                                <w:szCs w:val="24"/>
                              </w:rPr>
                            </w:pPr>
                            <w:r w:rsidRPr="004C0CF5">
                              <w:rPr>
                                <w:sz w:val="24"/>
                                <w:szCs w:val="24"/>
                              </w:rPr>
                              <w:t xml:space="preserve">Figure </w:t>
                            </w:r>
                            <w:r>
                              <w:rPr>
                                <w:sz w:val="24"/>
                                <w:szCs w:val="24"/>
                              </w:rPr>
                              <w:t>22</w:t>
                            </w:r>
                            <w:r w:rsidRPr="004C0CF5">
                              <w:rPr>
                                <w:sz w:val="24"/>
                                <w:szCs w:val="24"/>
                              </w:rPr>
                              <w:t xml:space="preserve">: </w:t>
                            </w:r>
                            <w:r>
                              <w:rPr>
                                <w:sz w:val="24"/>
                                <w:szCs w:val="24"/>
                              </w:rPr>
                              <w:t>Date Format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D6F3E" id="Text Box 1280899499" o:spid="_x0000_s1049" type="#_x0000_t202" style="position:absolute;left:0;text-align:left;margin-left:25.6pt;margin-top:173.35pt;width:76.8pt;height:33.95pt;z-index:251658275;visibility:visible;mso-wrap-style:square;mso-width-percent:0;mso-height-percent:0;mso-wrap-distance-left:9pt;mso-wrap-distance-top:0;mso-wrap-distance-right:9pt;mso-wrap-distance-bottom:0;mso-position-horizontal:right;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" stroked="f">
                <v:textbox inset="0,0,0,0">
                  <w:txbxContent>
                    <w:p w14:paraId="4848E559" w14:textId="2F92E2B3" w:rsidR="008216A6" w:rsidRPr="004C0CF5" w:rsidRDefault="008216A6" w:rsidP="008216A6">
                      <w:pPr>
                        <w:pStyle w:val="Caption"/>
                        <w:jc w:val="center"/>
                        <w:rPr>
                          <w:sz w:val="24"/>
                          <w:szCs w:val="24"/>
                        </w:rPr>
                      </w:pPr>
                      <w:r w:rsidRPr="004C0CF5">
                        <w:rPr>
                          <w:sz w:val="24"/>
                          <w:szCs w:val="24"/>
                        </w:rPr>
                        <w:t xml:space="preserve">Figure </w:t>
                      </w:r>
                      <w:r>
                        <w:rPr>
                          <w:sz w:val="24"/>
                          <w:szCs w:val="24"/>
                        </w:rPr>
                        <w:t>22</w:t>
                      </w:r>
                      <w:r w:rsidRPr="004C0CF5">
                        <w:rPr>
                          <w:sz w:val="24"/>
                          <w:szCs w:val="24"/>
                        </w:rPr>
                        <w:t xml:space="preserve">: </w:t>
                      </w:r>
                      <w:r>
                        <w:rPr>
                          <w:sz w:val="24"/>
                          <w:szCs w:val="24"/>
                        </w:rPr>
                        <w:t>Date Format</w:t>
                      </w:r>
                    </w:p>
                  </w:txbxContent>
                </v:textbox>
                <w10:wrap type="through" anchory="margin"/>
              </v:shape>
            </w:pict>
          </mc:Fallback>
        </mc:AlternateContent>
      </w:r>
    </w:p>
    <w:p w14:paraId="2C834920" w14:textId="77777777" w:rsidR="008216A6" w:rsidRPr="001D2FD2" w:rsidRDefault="008216A6" w:rsidP="005C073F">
      <w:pPr>
        <w:rPr>
          <w:rFonts w:eastAsiaTheme="majorEastAsia"/>
        </w:rPr>
      </w:pPr>
    </w:p>
    <w:p w14:paraId="4296B432" w14:textId="5DD78404" w:rsidR="00CA3F35" w:rsidRPr="00CA3F35" w:rsidRDefault="00CA3F35" w:rsidP="00CA3F35">
      <w:pPr>
        <w:pStyle w:val="Heading4"/>
        <w:rPr>
          <w:rFonts w:ascii="Times New Roman" w:hAnsi="Times New Roman" w:cs="Times New Roman"/>
        </w:rPr>
      </w:pPr>
      <w:bookmarkStart w:id="97" w:name="_Toc588887433"/>
      <w:bookmarkStart w:id="98" w:name="_Toc144127772"/>
      <w:bookmarkStart w:id="99" w:name="_Toc937075460"/>
      <w:bookmarkStart w:id="100" w:name="_Toc144493706"/>
      <w:r>
        <w:rPr>
          <w:rFonts w:ascii="Times New Roman" w:hAnsi="Times New Roman" w:cs="Times New Roman"/>
        </w:rPr>
        <w:t>Check All Format</w:t>
      </w:r>
      <w:bookmarkEnd w:id="97"/>
      <w:bookmarkEnd w:id="98"/>
      <w:bookmarkEnd w:id="99"/>
      <w:bookmarkEnd w:id="100"/>
    </w:p>
    <w:p w14:paraId="4A06D3FD" w14:textId="680AF05F" w:rsidR="008430BC" w:rsidRDefault="002C66C0" w:rsidP="005C073F">
      <w:pPr>
        <w:rPr>
          <w:rFonts w:eastAsiaTheme="majorEastAsia"/>
          <w:color w:val="2F5496" w:themeColor="accent1" w:themeShade="BF"/>
          <w:sz w:val="32"/>
          <w:szCs w:val="32"/>
        </w:rPr>
      </w:pPr>
      <w:r w:rsidRPr="002C66C0">
        <w:rPr>
          <w:rFonts w:eastAsiaTheme="majorEastAsia"/>
          <w:noProof/>
          <w:color w:val="2F5496" w:themeColor="accent1" w:themeShade="BF"/>
          <w:sz w:val="32"/>
          <w:szCs w:val="32"/>
        </w:rPr>
        <w:drawing>
          <wp:inline distT="0" distB="0" distL="0" distR="0" wp14:anchorId="46DDE13D" wp14:editId="25F1DC12">
            <wp:extent cx="2332766" cy="2843280"/>
            <wp:effectExtent l="0" t="0" r="0" b="0"/>
            <wp:docPr id="1163914751" name="Picture 116391475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914751" name="Picture 1" descr="A screenshot of a computer program&#10;&#10;Description automatically generated"/>
                    <pic:cNvPicPr/>
                  </pic:nvPicPr>
                  <pic:blipFill>
                    <a:blip r:embed="rId68"/>
                    <a:stretch>
                      <a:fillRect/>
                    </a:stretch>
                  </pic:blipFill>
                  <pic:spPr>
                    <a:xfrm>
                      <a:off x="0" y="0"/>
                      <a:ext cx="2340638" cy="2852875"/>
                    </a:xfrm>
                    <a:prstGeom prst="rect">
                      <a:avLst/>
                    </a:prstGeom>
                  </pic:spPr>
                </pic:pic>
              </a:graphicData>
            </a:graphic>
          </wp:inline>
        </w:drawing>
      </w:r>
    </w:p>
    <w:p w14:paraId="1DB76204" w14:textId="313FB636" w:rsidR="008430BC" w:rsidRDefault="003C45AD" w:rsidP="005C073F">
      <w:pPr>
        <w:rPr>
          <w:rFonts w:eastAsiaTheme="majorEastAsia"/>
          <w:color w:val="2F5496" w:themeColor="accent1" w:themeShade="BF"/>
          <w:sz w:val="32"/>
          <w:szCs w:val="32"/>
        </w:rPr>
      </w:pPr>
      <w:r w:rsidRPr="003C45AD">
        <w:rPr>
          <w:rFonts w:eastAsiaTheme="majorEastAsia"/>
        </w:rPr>
        <w:lastRenderedPageBreak/>
        <w:t xml:space="preserve">The code </w:t>
      </w:r>
      <w:r>
        <w:rPr>
          <w:rFonts w:eastAsiaTheme="majorEastAsia"/>
        </w:rPr>
        <w:t>above</w:t>
      </w:r>
      <w:r w:rsidRPr="003C45AD">
        <w:rPr>
          <w:rFonts w:eastAsiaTheme="majorEastAsia"/>
        </w:rPr>
        <w:t xml:space="preserve"> closely explores house_data_v7 column data types. It reveals</w:t>
      </w:r>
      <w:r w:rsidR="002759DD" w:rsidRPr="002759DD">
        <w:rPr>
          <w:rFonts w:eastAsiaTheme="majorEastAsia"/>
        </w:rPr>
        <w:t xml:space="preserve"> each column's data type</w:t>
      </w:r>
      <w:r w:rsidRPr="003C45AD">
        <w:rPr>
          <w:rFonts w:eastAsiaTheme="majorEastAsia"/>
        </w:rPr>
        <w:t>. Since</w:t>
      </w:r>
      <w:r w:rsidR="002759DD" w:rsidRPr="002759DD">
        <w:rPr>
          <w:rFonts w:eastAsiaTheme="majorEastAsia"/>
        </w:rPr>
        <w:t xml:space="preserve"> "BHK," "Rent," "Size," "Bathroom," and "</w:t>
      </w:r>
      <w:proofErr w:type="spellStart"/>
      <w:proofErr w:type="gramStart"/>
      <w:r w:rsidR="002759DD" w:rsidRPr="002759DD">
        <w:rPr>
          <w:rFonts w:eastAsiaTheme="majorEastAsia"/>
        </w:rPr>
        <w:t>Point.of.Contact</w:t>
      </w:r>
      <w:proofErr w:type="spellEnd"/>
      <w:proofErr w:type="gramEnd"/>
      <w:r w:rsidR="002759DD" w:rsidRPr="002759DD">
        <w:rPr>
          <w:rFonts w:eastAsiaTheme="majorEastAsia"/>
        </w:rPr>
        <w:t>" are "integer" data types</w:t>
      </w:r>
      <w:r w:rsidRPr="003C45AD">
        <w:rPr>
          <w:rFonts w:eastAsiaTheme="majorEastAsia"/>
        </w:rPr>
        <w:t>, "</w:t>
      </w:r>
      <w:proofErr w:type="spellStart"/>
      <w:r w:rsidRPr="003C45AD">
        <w:rPr>
          <w:rFonts w:eastAsiaTheme="majorEastAsia"/>
        </w:rPr>
        <w:t>Posted.On</w:t>
      </w:r>
      <w:proofErr w:type="spellEnd"/>
      <w:r w:rsidRPr="003C45AD">
        <w:rPr>
          <w:rFonts w:eastAsiaTheme="majorEastAsia"/>
        </w:rPr>
        <w:t>" is "Date". These "character" columns are</w:t>
      </w:r>
      <w:r w:rsidR="002759DD" w:rsidRPr="002759DD">
        <w:rPr>
          <w:rFonts w:eastAsiaTheme="majorEastAsia"/>
        </w:rPr>
        <w:t xml:space="preserve"> "Floor," "</w:t>
      </w:r>
      <w:proofErr w:type="spellStart"/>
      <w:r w:rsidR="002759DD" w:rsidRPr="002759DD">
        <w:rPr>
          <w:rFonts w:eastAsiaTheme="majorEastAsia"/>
        </w:rPr>
        <w:t>Area.Type</w:t>
      </w:r>
      <w:proofErr w:type="spellEnd"/>
      <w:r w:rsidR="002759DD" w:rsidRPr="002759DD">
        <w:rPr>
          <w:rFonts w:eastAsiaTheme="majorEastAsia"/>
        </w:rPr>
        <w:t>," "</w:t>
      </w:r>
      <w:proofErr w:type="spellStart"/>
      <w:r w:rsidR="002759DD" w:rsidRPr="002759DD">
        <w:rPr>
          <w:rFonts w:eastAsiaTheme="majorEastAsia"/>
        </w:rPr>
        <w:t>Area.Locality</w:t>
      </w:r>
      <w:proofErr w:type="spellEnd"/>
      <w:r w:rsidR="002759DD" w:rsidRPr="002759DD">
        <w:rPr>
          <w:rFonts w:eastAsiaTheme="majorEastAsia"/>
        </w:rPr>
        <w:t>," "City," "</w:t>
      </w:r>
      <w:proofErr w:type="spellStart"/>
      <w:r w:rsidR="002759DD" w:rsidRPr="002759DD">
        <w:rPr>
          <w:rFonts w:eastAsiaTheme="majorEastAsia"/>
        </w:rPr>
        <w:t>Furnishing.Status</w:t>
      </w:r>
      <w:proofErr w:type="spellEnd"/>
      <w:r w:rsidR="002759DD" w:rsidRPr="002759DD">
        <w:rPr>
          <w:rFonts w:eastAsiaTheme="majorEastAsia"/>
        </w:rPr>
        <w:t>," and "</w:t>
      </w:r>
      <w:proofErr w:type="spellStart"/>
      <w:r w:rsidR="002759DD" w:rsidRPr="002759DD">
        <w:rPr>
          <w:rFonts w:eastAsiaTheme="majorEastAsia"/>
        </w:rPr>
        <w:t>Tenant.Preferred</w:t>
      </w:r>
      <w:proofErr w:type="spellEnd"/>
      <w:r w:rsidRPr="003C45AD">
        <w:rPr>
          <w:rFonts w:eastAsiaTheme="majorEastAsia"/>
        </w:rPr>
        <w:t>".</w:t>
      </w:r>
      <w:r w:rsidR="002759DD" w:rsidRPr="002759DD">
        <w:rPr>
          <w:rFonts w:eastAsiaTheme="majorEastAsia"/>
        </w:rPr>
        <w:t xml:space="preserve"> This thorough examination illuminates each column's data, </w:t>
      </w:r>
      <w:r w:rsidR="00DE4A6B" w:rsidRPr="00DE4A6B">
        <w:rPr>
          <w:rFonts w:eastAsiaTheme="majorEastAsia"/>
        </w:rPr>
        <w:t xml:space="preserve">can be certain </w:t>
      </w:r>
      <w:r w:rsidR="00DE4A6B">
        <w:rPr>
          <w:rFonts w:eastAsiaTheme="majorEastAsia"/>
        </w:rPr>
        <w:t>the dataset</w:t>
      </w:r>
      <w:r w:rsidR="00DE4A6B" w:rsidRPr="00DE4A6B">
        <w:rPr>
          <w:rFonts w:eastAsiaTheme="majorEastAsia"/>
        </w:rPr>
        <w:t xml:space="preserve"> are no mistakes</w:t>
      </w:r>
      <w:r w:rsidR="002759DD" w:rsidRPr="002759DD">
        <w:rPr>
          <w:rFonts w:eastAsiaTheme="majorEastAsia"/>
        </w:rPr>
        <w:t>.</w:t>
      </w:r>
    </w:p>
    <w:p w14:paraId="41C51D0E" w14:textId="77777777" w:rsidR="008430BC" w:rsidRDefault="008430BC" w:rsidP="005C073F">
      <w:pPr>
        <w:rPr>
          <w:rFonts w:eastAsiaTheme="majorEastAsia"/>
          <w:color w:val="2F5496" w:themeColor="accent1" w:themeShade="BF"/>
          <w:sz w:val="32"/>
          <w:szCs w:val="32"/>
        </w:rPr>
      </w:pPr>
    </w:p>
    <w:p w14:paraId="73751340" w14:textId="5DD78404" w:rsidR="008430BC" w:rsidRPr="00D5496D" w:rsidRDefault="00D5496D" w:rsidP="00494140">
      <w:pPr>
        <w:pStyle w:val="Heading4"/>
        <w:rPr>
          <w:rFonts w:ascii="Times New Roman" w:hAnsi="Times New Roman" w:cs="Times New Roman"/>
        </w:rPr>
      </w:pPr>
      <w:bookmarkStart w:id="101" w:name="_Toc1437986330"/>
      <w:bookmarkStart w:id="102" w:name="_Toc144127773"/>
      <w:bookmarkStart w:id="103" w:name="_Toc955801222"/>
      <w:bookmarkStart w:id="104" w:name="_Toc144493707"/>
      <w:r>
        <w:rPr>
          <w:rFonts w:ascii="Times New Roman" w:hAnsi="Times New Roman" w:cs="Times New Roman"/>
        </w:rPr>
        <w:t xml:space="preserve">Change Data </w:t>
      </w:r>
      <w:r w:rsidR="002E45DA">
        <w:rPr>
          <w:rFonts w:ascii="Times New Roman" w:hAnsi="Times New Roman" w:cs="Times New Roman"/>
        </w:rPr>
        <w:t xml:space="preserve">Frame </w:t>
      </w:r>
      <w:r>
        <w:rPr>
          <w:rFonts w:ascii="Times New Roman" w:hAnsi="Times New Roman" w:cs="Times New Roman"/>
        </w:rPr>
        <w:t>Name</w:t>
      </w:r>
      <w:bookmarkEnd w:id="101"/>
      <w:bookmarkEnd w:id="102"/>
      <w:bookmarkEnd w:id="103"/>
      <w:bookmarkEnd w:id="104"/>
    </w:p>
    <w:p w14:paraId="0FCCB899" w14:textId="3C9F7D67" w:rsidR="008430BC" w:rsidRDefault="0015721F" w:rsidP="005C073F">
      <w:pPr>
        <w:rPr>
          <w:rFonts w:eastAsiaTheme="majorEastAsia"/>
          <w:color w:val="2F5496" w:themeColor="accent1" w:themeShade="BF"/>
          <w:sz w:val="32"/>
          <w:szCs w:val="32"/>
        </w:rPr>
      </w:pPr>
      <w:r w:rsidRPr="0015721F">
        <w:rPr>
          <w:rFonts w:eastAsiaTheme="majorEastAsia"/>
          <w:noProof/>
          <w:color w:val="2F5496" w:themeColor="accent1" w:themeShade="BF"/>
          <w:sz w:val="32"/>
          <w:szCs w:val="32"/>
        </w:rPr>
        <w:drawing>
          <wp:inline distT="0" distB="0" distL="0" distR="0" wp14:anchorId="4D9A9AE1" wp14:editId="1EE36590">
            <wp:extent cx="4875087" cy="1531277"/>
            <wp:effectExtent l="0" t="0" r="1905" b="0"/>
            <wp:docPr id="692759501" name="Picture 69275950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59501" name="Picture 1" descr="A screenshot of a computer program&#10;&#10;Description automatically generated"/>
                    <pic:cNvPicPr/>
                  </pic:nvPicPr>
                  <pic:blipFill>
                    <a:blip r:embed="rId69"/>
                    <a:stretch>
                      <a:fillRect/>
                    </a:stretch>
                  </pic:blipFill>
                  <pic:spPr>
                    <a:xfrm>
                      <a:off x="0" y="0"/>
                      <a:ext cx="4902586" cy="1539915"/>
                    </a:xfrm>
                    <a:prstGeom prst="rect">
                      <a:avLst/>
                    </a:prstGeom>
                  </pic:spPr>
                </pic:pic>
              </a:graphicData>
            </a:graphic>
          </wp:inline>
        </w:drawing>
      </w:r>
    </w:p>
    <w:p w14:paraId="78805EC1" w14:textId="77777777" w:rsidR="00C53356" w:rsidRDefault="00C53356" w:rsidP="005C073F">
      <w:pPr>
        <w:rPr>
          <w:rFonts w:eastAsiaTheme="majorEastAsia"/>
        </w:rPr>
      </w:pPr>
      <w:r w:rsidRPr="00C53356">
        <w:rPr>
          <w:rFonts w:eastAsiaTheme="majorEastAsia"/>
        </w:rPr>
        <w:t xml:space="preserve">The code segment renames columns in house_data_v6 to create a new dataset entitled house_data_v8 with revised column names. The </w:t>
      </w:r>
      <w:proofErr w:type="spellStart"/>
      <w:proofErr w:type="gramStart"/>
      <w:r w:rsidRPr="00C53356">
        <w:rPr>
          <w:rFonts w:eastAsiaTheme="majorEastAsia"/>
        </w:rPr>
        <w:t>data.frame</w:t>
      </w:r>
      <w:proofErr w:type="spellEnd"/>
      <w:proofErr w:type="gramEnd"/>
      <w:r w:rsidRPr="00C53356">
        <w:rPr>
          <w:rFonts w:eastAsiaTheme="majorEastAsia"/>
        </w:rPr>
        <w:t>() function selects columns from the original dataset and renames them to match their content. This transformation involves multiple columns: "</w:t>
      </w:r>
      <w:proofErr w:type="spellStart"/>
      <w:r w:rsidRPr="00C53356">
        <w:rPr>
          <w:rFonts w:eastAsiaTheme="majorEastAsia"/>
        </w:rPr>
        <w:t>Posted.On</w:t>
      </w:r>
      <w:proofErr w:type="spellEnd"/>
      <w:r w:rsidRPr="00C53356">
        <w:rPr>
          <w:rFonts w:eastAsiaTheme="majorEastAsia"/>
        </w:rPr>
        <w:t>" becomes "</w:t>
      </w:r>
      <w:proofErr w:type="spellStart"/>
      <w:r w:rsidRPr="00C53356">
        <w:rPr>
          <w:rFonts w:eastAsiaTheme="majorEastAsia"/>
        </w:rPr>
        <w:t>Date_Posted</w:t>
      </w:r>
      <w:proofErr w:type="spellEnd"/>
      <w:r w:rsidRPr="00C53356">
        <w:rPr>
          <w:rFonts w:eastAsiaTheme="majorEastAsia"/>
        </w:rPr>
        <w:t>," "Rent" becomes "</w:t>
      </w:r>
      <w:proofErr w:type="spellStart"/>
      <w:r w:rsidRPr="00C53356">
        <w:rPr>
          <w:rFonts w:eastAsiaTheme="majorEastAsia"/>
        </w:rPr>
        <w:t>Rent_Price</w:t>
      </w:r>
      <w:proofErr w:type="spellEnd"/>
      <w:r w:rsidRPr="00C53356">
        <w:rPr>
          <w:rFonts w:eastAsiaTheme="majorEastAsia"/>
        </w:rPr>
        <w:t>," "Size" becomes "</w:t>
      </w:r>
      <w:proofErr w:type="spellStart"/>
      <w:r w:rsidRPr="00C53356">
        <w:rPr>
          <w:rFonts w:eastAsiaTheme="majorEastAsia"/>
        </w:rPr>
        <w:t>House_Size</w:t>
      </w:r>
      <w:proofErr w:type="spellEnd"/>
      <w:r w:rsidRPr="00C53356">
        <w:rPr>
          <w:rFonts w:eastAsiaTheme="majorEastAsia"/>
        </w:rPr>
        <w:t>," The short form of "Floor" is "</w:t>
      </w:r>
      <w:proofErr w:type="spellStart"/>
      <w:r w:rsidRPr="00C53356">
        <w:rPr>
          <w:rFonts w:eastAsiaTheme="majorEastAsia"/>
        </w:rPr>
        <w:t>Floor_level</w:t>
      </w:r>
      <w:proofErr w:type="spellEnd"/>
      <w:r w:rsidRPr="00C53356">
        <w:rPr>
          <w:rFonts w:eastAsiaTheme="majorEastAsia"/>
        </w:rPr>
        <w:t>," "</w:t>
      </w:r>
      <w:proofErr w:type="spellStart"/>
      <w:r w:rsidRPr="00C53356">
        <w:rPr>
          <w:rFonts w:eastAsiaTheme="majorEastAsia"/>
        </w:rPr>
        <w:t>Tenant.Preferred</w:t>
      </w:r>
      <w:proofErr w:type="spellEnd"/>
      <w:r w:rsidRPr="00C53356">
        <w:rPr>
          <w:rFonts w:eastAsiaTheme="majorEastAsia"/>
        </w:rPr>
        <w:t>" becomes "</w:t>
      </w:r>
      <w:proofErr w:type="spellStart"/>
      <w:r w:rsidRPr="00C53356">
        <w:rPr>
          <w:rFonts w:eastAsiaTheme="majorEastAsia"/>
        </w:rPr>
        <w:t>Tenant_Preferences</w:t>
      </w:r>
      <w:proofErr w:type="spellEnd"/>
      <w:r w:rsidRPr="00C53356">
        <w:rPr>
          <w:rFonts w:eastAsiaTheme="majorEastAsia"/>
        </w:rPr>
        <w:t>," "Bathroom" is "</w:t>
      </w:r>
      <w:proofErr w:type="spellStart"/>
      <w:r w:rsidRPr="00C53356">
        <w:rPr>
          <w:rFonts w:eastAsiaTheme="majorEastAsia"/>
        </w:rPr>
        <w:t>No_of_Bathroom</w:t>
      </w:r>
      <w:proofErr w:type="spellEnd"/>
      <w:r w:rsidRPr="00C53356">
        <w:rPr>
          <w:rFonts w:eastAsiaTheme="majorEastAsia"/>
        </w:rPr>
        <w:t>," and "</w:t>
      </w:r>
      <w:proofErr w:type="spellStart"/>
      <w:proofErr w:type="gramStart"/>
      <w:r w:rsidRPr="00C53356">
        <w:rPr>
          <w:rFonts w:eastAsiaTheme="majorEastAsia"/>
        </w:rPr>
        <w:t>Point.of.Contact</w:t>
      </w:r>
      <w:proofErr w:type="spellEnd"/>
      <w:proofErr w:type="gramEnd"/>
      <w:r w:rsidRPr="00C53356">
        <w:rPr>
          <w:rFonts w:eastAsiaTheme="majorEastAsia"/>
        </w:rPr>
        <w:t>" is "</w:t>
      </w:r>
      <w:proofErr w:type="spellStart"/>
      <w:r w:rsidRPr="00C53356">
        <w:rPr>
          <w:rFonts w:eastAsiaTheme="majorEastAsia"/>
        </w:rPr>
        <w:t>Point_of_Contact</w:t>
      </w:r>
      <w:proofErr w:type="spellEnd"/>
      <w:r w:rsidRPr="00C53356">
        <w:rPr>
          <w:rFonts w:eastAsiaTheme="majorEastAsia"/>
        </w:rPr>
        <w:t>." The updated dataset, house_data_v8, has redesigned column names.</w:t>
      </w:r>
    </w:p>
    <w:p w14:paraId="1BD3B69F" w14:textId="21A2AAD5" w:rsidR="007C4D7B" w:rsidRPr="000F497D" w:rsidRDefault="007C4D7B" w:rsidP="005C073F">
      <w:pPr>
        <w:rPr>
          <w:rFonts w:eastAsiaTheme="majorEastAsia"/>
        </w:rPr>
      </w:pPr>
      <w:r w:rsidRPr="000F497D">
        <w:rPr>
          <w:rFonts w:eastAsiaTheme="majorEastAsia"/>
        </w:rPr>
        <w:t xml:space="preserve">Below is the new </w:t>
      </w:r>
      <w:r w:rsidR="000F497D" w:rsidRPr="000F497D">
        <w:rPr>
          <w:rFonts w:eastAsiaTheme="majorEastAsia"/>
        </w:rPr>
        <w:t>columns name of the dataset:</w:t>
      </w:r>
    </w:p>
    <w:p w14:paraId="0054B445" w14:textId="048D1BA0" w:rsidR="002E45DA" w:rsidRDefault="002E45DA" w:rsidP="005C073F">
      <w:pPr>
        <w:rPr>
          <w:rFonts w:eastAsiaTheme="majorEastAsia"/>
          <w:color w:val="2F5496" w:themeColor="accent1" w:themeShade="BF"/>
          <w:sz w:val="32"/>
          <w:szCs w:val="32"/>
        </w:rPr>
      </w:pPr>
      <w:r w:rsidRPr="002E45DA">
        <w:rPr>
          <w:rFonts w:eastAsiaTheme="majorEastAsia"/>
          <w:noProof/>
          <w:color w:val="2F5496" w:themeColor="accent1" w:themeShade="BF"/>
          <w:sz w:val="32"/>
          <w:szCs w:val="32"/>
        </w:rPr>
        <w:drawing>
          <wp:inline distT="0" distB="0" distL="0" distR="0" wp14:anchorId="3469721D" wp14:editId="786DA6BD">
            <wp:extent cx="4833991" cy="548472"/>
            <wp:effectExtent l="0" t="0" r="5080" b="4445"/>
            <wp:docPr id="818623495" name="Picture 818623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23495" name=""/>
                    <pic:cNvPicPr/>
                  </pic:nvPicPr>
                  <pic:blipFill>
                    <a:blip r:embed="rId70"/>
                    <a:stretch>
                      <a:fillRect/>
                    </a:stretch>
                  </pic:blipFill>
                  <pic:spPr>
                    <a:xfrm>
                      <a:off x="0" y="0"/>
                      <a:ext cx="4905565" cy="556593"/>
                    </a:xfrm>
                    <a:prstGeom prst="rect">
                      <a:avLst/>
                    </a:prstGeom>
                  </pic:spPr>
                </pic:pic>
              </a:graphicData>
            </a:graphic>
          </wp:inline>
        </w:drawing>
      </w:r>
    </w:p>
    <w:p w14:paraId="060AD1F6" w14:textId="5DD78404" w:rsidR="00BE5504" w:rsidRDefault="00BE5504" w:rsidP="00697842">
      <w:pPr>
        <w:pStyle w:val="Heading2"/>
        <w:rPr>
          <w:rFonts w:ascii="Times New Roman" w:hAnsi="Times New Roman" w:cs="Times New Roman"/>
        </w:rPr>
      </w:pPr>
      <w:bookmarkStart w:id="105" w:name="_Toc1578189060"/>
      <w:bookmarkStart w:id="106" w:name="_Toc144127774"/>
      <w:bookmarkStart w:id="107" w:name="_Toc294879939"/>
      <w:bookmarkStart w:id="108" w:name="_Toc144493708"/>
      <w:r>
        <w:rPr>
          <w:rFonts w:ascii="Times New Roman" w:hAnsi="Times New Roman" w:cs="Times New Roman" w:hint="eastAsia"/>
          <w:lang w:eastAsia="zh-CN"/>
        </w:rPr>
        <w:lastRenderedPageBreak/>
        <w:t>Data</w:t>
      </w:r>
      <w:r>
        <w:rPr>
          <w:rFonts w:ascii="Times New Roman" w:hAnsi="Times New Roman" w:cs="Times New Roman"/>
        </w:rPr>
        <w:t xml:space="preserve"> </w:t>
      </w:r>
      <w:r w:rsidR="002E4A53">
        <w:rPr>
          <w:rFonts w:ascii="Times New Roman" w:hAnsi="Times New Roman" w:cs="Times New Roman"/>
          <w:lang w:eastAsia="zh-CN"/>
        </w:rPr>
        <w:t>Preprocessing</w:t>
      </w:r>
      <w:bookmarkEnd w:id="105"/>
      <w:bookmarkEnd w:id="106"/>
      <w:bookmarkEnd w:id="107"/>
      <w:bookmarkEnd w:id="108"/>
    </w:p>
    <w:p w14:paraId="157798FC" w14:textId="5DD78404" w:rsidR="00697842" w:rsidRDefault="00697842" w:rsidP="009D71C6">
      <w:pPr>
        <w:pStyle w:val="Heading3"/>
        <w:rPr>
          <w:rFonts w:ascii="Times New Roman" w:hAnsi="Times New Roman" w:cs="Times New Roman"/>
        </w:rPr>
      </w:pPr>
      <w:bookmarkStart w:id="109" w:name="_Toc1948960735"/>
      <w:bookmarkStart w:id="110" w:name="_Toc144127775"/>
      <w:bookmarkStart w:id="111" w:name="_Toc1070937497"/>
      <w:bookmarkStart w:id="112" w:name="_Toc144493709"/>
      <w:r>
        <w:rPr>
          <w:rFonts w:ascii="Times New Roman" w:hAnsi="Times New Roman" w:cs="Times New Roman"/>
        </w:rPr>
        <w:t>Add On Category</w:t>
      </w:r>
      <w:bookmarkEnd w:id="109"/>
      <w:bookmarkEnd w:id="110"/>
      <w:bookmarkEnd w:id="111"/>
      <w:bookmarkEnd w:id="112"/>
    </w:p>
    <w:p w14:paraId="2E54569F" w14:textId="5DD78404" w:rsidR="00634A97" w:rsidRPr="00634A97" w:rsidRDefault="00634A97" w:rsidP="00634A97">
      <w:pPr>
        <w:pStyle w:val="Heading4"/>
        <w:rPr>
          <w:rFonts w:ascii="Times New Roman" w:hAnsi="Times New Roman" w:cs="Times New Roman"/>
        </w:rPr>
      </w:pPr>
      <w:bookmarkStart w:id="113" w:name="_Toc1281011829"/>
      <w:bookmarkStart w:id="114" w:name="_Toc144127776"/>
      <w:bookmarkStart w:id="115" w:name="_Toc1939996980"/>
      <w:bookmarkStart w:id="116" w:name="_Toc144493710"/>
      <w:r>
        <w:rPr>
          <w:rFonts w:ascii="Times New Roman" w:hAnsi="Times New Roman" w:cs="Times New Roman"/>
        </w:rPr>
        <w:t>Size Category</w:t>
      </w:r>
      <w:bookmarkEnd w:id="113"/>
      <w:bookmarkEnd w:id="114"/>
      <w:bookmarkEnd w:id="115"/>
      <w:bookmarkEnd w:id="116"/>
    </w:p>
    <w:p w14:paraId="269A9BE4" w14:textId="685463B0" w:rsidR="00425A37" w:rsidRDefault="006849A3" w:rsidP="00425A37">
      <w:r w:rsidRPr="006849A3">
        <w:rPr>
          <w:noProof/>
        </w:rPr>
        <w:drawing>
          <wp:inline distT="0" distB="0" distL="0" distR="0" wp14:anchorId="17FA5085" wp14:editId="13EF7FA1">
            <wp:extent cx="4875087" cy="2287020"/>
            <wp:effectExtent l="0" t="0" r="1905" b="0"/>
            <wp:docPr id="32889097" name="Picture 32889097"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9097" name="Picture 1" descr="A computer screen shot of a computer code&#10;&#10;Description automatically generated"/>
                    <pic:cNvPicPr/>
                  </pic:nvPicPr>
                  <pic:blipFill>
                    <a:blip r:embed="rId71"/>
                    <a:stretch>
                      <a:fillRect/>
                    </a:stretch>
                  </pic:blipFill>
                  <pic:spPr>
                    <a:xfrm>
                      <a:off x="0" y="0"/>
                      <a:ext cx="4889672" cy="2293862"/>
                    </a:xfrm>
                    <a:prstGeom prst="rect">
                      <a:avLst/>
                    </a:prstGeom>
                  </pic:spPr>
                </pic:pic>
              </a:graphicData>
            </a:graphic>
          </wp:inline>
        </w:drawing>
      </w:r>
    </w:p>
    <w:p w14:paraId="6D14F9AD" w14:textId="1351BF28" w:rsidR="00BA1C0F" w:rsidRDefault="00361523" w:rsidP="00425A37">
      <w:r w:rsidRPr="00982BAD">
        <w:rPr>
          <w:noProof/>
        </w:rPr>
        <w:drawing>
          <wp:anchor distT="0" distB="0" distL="114300" distR="114300" simplePos="0" relativeHeight="251658276" behindDoc="1" locked="0" layoutInCell="1" allowOverlap="1" wp14:anchorId="1E167B42" wp14:editId="6B3A0CFF">
            <wp:simplePos x="0" y="0"/>
            <wp:positionH relativeFrom="column">
              <wp:align>right</wp:align>
            </wp:positionH>
            <wp:positionV relativeFrom="paragraph">
              <wp:posOffset>566773</wp:posOffset>
            </wp:positionV>
            <wp:extent cx="1109609" cy="2554118"/>
            <wp:effectExtent l="0" t="0" r="0" b="0"/>
            <wp:wrapTight wrapText="bothSides">
              <wp:wrapPolygon edited="0">
                <wp:start x="0" y="0"/>
                <wp:lineTo x="0" y="21428"/>
                <wp:lineTo x="21143" y="21428"/>
                <wp:lineTo x="21143" y="0"/>
                <wp:lineTo x="0" y="0"/>
              </wp:wrapPolygon>
            </wp:wrapTight>
            <wp:docPr id="171803136" name="Picture 17180313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3136" name="Picture 1" descr="A screenshot of a phone&#10;&#10;Description automatically generated"/>
                    <pic:cNvPicPr/>
                  </pic:nvPicPr>
                  <pic:blipFill rotWithShape="1">
                    <a:blip r:embed="rId72">
                      <a:extLst>
                        <a:ext uri="{28A0092B-C50C-407E-A947-70E740481C1C}">
                          <a14:useLocalDpi xmlns:a14="http://schemas.microsoft.com/office/drawing/2010/main" val="0"/>
                        </a:ext>
                      </a:extLst>
                    </a:blip>
                    <a:srcRect b="34987"/>
                    <a:stretch/>
                  </pic:blipFill>
                  <pic:spPr bwMode="auto">
                    <a:xfrm>
                      <a:off x="0" y="0"/>
                      <a:ext cx="1109609" cy="25541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1C0F" w:rsidRPr="00BA1C0F">
        <w:t>The provided code performs house_data_v8 activities. The "</w:t>
      </w:r>
      <w:proofErr w:type="spellStart"/>
      <w:r w:rsidR="00BA1C0F" w:rsidRPr="00BA1C0F">
        <w:t>House_Size</w:t>
      </w:r>
      <w:proofErr w:type="spellEnd"/>
      <w:r w:rsidR="00BA1C0F" w:rsidRPr="00BA1C0F">
        <w:t>" column is summarized to offer statistical measurements such lowest, first quartile, median, mean, third quartile, and maximum. A new character vector named "</w:t>
      </w:r>
      <w:proofErr w:type="spellStart"/>
      <w:r w:rsidR="00BA1C0F" w:rsidRPr="00BA1C0F">
        <w:t>size_category</w:t>
      </w:r>
      <w:proofErr w:type="spellEnd"/>
      <w:r w:rsidR="00BA1C0F" w:rsidRPr="00BA1C0F">
        <w:t>" is then created with a length equal to the dataset's rows. Using a loop, each row's "</w:t>
      </w:r>
      <w:proofErr w:type="spellStart"/>
      <w:r w:rsidR="00BA1C0F" w:rsidRPr="00BA1C0F">
        <w:t>House_Size</w:t>
      </w:r>
      <w:proofErr w:type="spellEnd"/>
      <w:r w:rsidR="00BA1C0F" w:rsidRPr="00BA1C0F">
        <w:t>" value is checked and assigned a size category label ("Small," "Medium," or "Large") based on certain conditions. Any unusual value generates an error message. The "</w:t>
      </w:r>
      <w:proofErr w:type="spellStart"/>
      <w:r w:rsidR="00BA1C0F" w:rsidRPr="00BA1C0F">
        <w:t>size_category</w:t>
      </w:r>
      <w:proofErr w:type="spellEnd"/>
      <w:r w:rsidR="00BA1C0F" w:rsidRPr="00BA1C0F">
        <w:t xml:space="preserve">" vector is then joined with house_data_v8 using </w:t>
      </w:r>
      <w:proofErr w:type="spellStart"/>
      <w:proofErr w:type="gramStart"/>
      <w:r w:rsidR="00BA1C0F" w:rsidRPr="00BA1C0F">
        <w:t>cbind</w:t>
      </w:r>
      <w:proofErr w:type="spellEnd"/>
      <w:r w:rsidR="00BA1C0F" w:rsidRPr="00BA1C0F">
        <w:t>(</w:t>
      </w:r>
      <w:proofErr w:type="gramEnd"/>
      <w:r w:rsidR="00BA1C0F" w:rsidRPr="00BA1C0F">
        <w:t>) to create house_data_v9, which contains the size category information.</w:t>
      </w:r>
    </w:p>
    <w:p w14:paraId="06E76A55" w14:textId="3061478E" w:rsidR="00C53356" w:rsidRDefault="002F384C" w:rsidP="005C073F">
      <w:pPr>
        <w:rPr>
          <w:rFonts w:eastAsiaTheme="majorEastAsia"/>
        </w:rPr>
      </w:pPr>
      <w:r>
        <w:rPr>
          <w:noProof/>
        </w:rPr>
        <mc:AlternateContent>
          <mc:Choice Requires="wps">
            <w:drawing>
              <wp:anchor distT="0" distB="0" distL="114300" distR="114300" simplePos="0" relativeHeight="251658277" behindDoc="0" locked="0" layoutInCell="1" allowOverlap="1" wp14:anchorId="258D2B54" wp14:editId="6D479674">
                <wp:simplePos x="0" y="0"/>
                <wp:positionH relativeFrom="column">
                  <wp:posOffset>3695841</wp:posOffset>
                </wp:positionH>
                <wp:positionV relativeFrom="margin">
                  <wp:posOffset>6401294</wp:posOffset>
                </wp:positionV>
                <wp:extent cx="975360" cy="431165"/>
                <wp:effectExtent l="0" t="0" r="0" b="6985"/>
                <wp:wrapThrough wrapText="bothSides">
                  <wp:wrapPolygon edited="0">
                    <wp:start x="0" y="0"/>
                    <wp:lineTo x="0" y="20996"/>
                    <wp:lineTo x="21094" y="20996"/>
                    <wp:lineTo x="21094" y="0"/>
                    <wp:lineTo x="0" y="0"/>
                  </wp:wrapPolygon>
                </wp:wrapThrough>
                <wp:docPr id="605043320" name="Text Box 605043320"/>
                <wp:cNvGraphicFramePr/>
                <a:graphic xmlns:a="http://schemas.openxmlformats.org/drawingml/2006/main">
                  <a:graphicData uri="http://schemas.microsoft.com/office/word/2010/wordprocessingShape">
                    <wps:wsp>
                      <wps:cNvSpPr txBox="1"/>
                      <wps:spPr>
                        <a:xfrm>
                          <a:off x="0" y="0"/>
                          <a:ext cx="975360" cy="431165"/>
                        </a:xfrm>
                        <a:prstGeom prst="rect">
                          <a:avLst/>
                        </a:prstGeom>
                        <a:solidFill>
                          <a:prstClr val="white"/>
                        </a:solidFill>
                        <a:ln>
                          <a:noFill/>
                        </a:ln>
                      </wps:spPr>
                      <wps:txbx>
                        <w:txbxContent>
                          <w:p w14:paraId="60FA1E20" w14:textId="77777777" w:rsidR="00C53356" w:rsidRPr="004C0CF5" w:rsidRDefault="00C53356" w:rsidP="00C53356">
                            <w:pPr>
                              <w:pStyle w:val="Caption"/>
                              <w:jc w:val="center"/>
                              <w:rPr>
                                <w:sz w:val="24"/>
                                <w:szCs w:val="24"/>
                              </w:rPr>
                            </w:pPr>
                            <w:r w:rsidRPr="004C0CF5">
                              <w:rPr>
                                <w:sz w:val="24"/>
                                <w:szCs w:val="24"/>
                              </w:rPr>
                              <w:t xml:space="preserve">Figure </w:t>
                            </w:r>
                            <w:r>
                              <w:rPr>
                                <w:sz w:val="24"/>
                                <w:szCs w:val="24"/>
                              </w:rPr>
                              <w:t>23</w:t>
                            </w:r>
                            <w:r w:rsidRPr="004C0CF5">
                              <w:rPr>
                                <w:sz w:val="24"/>
                                <w:szCs w:val="24"/>
                              </w:rPr>
                              <w:t xml:space="preserve">: </w:t>
                            </w:r>
                            <w:r>
                              <w:rPr>
                                <w:sz w:val="24"/>
                                <w:szCs w:val="24"/>
                              </w:rPr>
                              <w:t>Size Category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D2B54" id="Text Box 605043320" o:spid="_x0000_s1050" type="#_x0000_t202" style="position:absolute;left:0;text-align:left;margin-left:291pt;margin-top:504.05pt;width:76.8pt;height:33.95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" stroked="f">
                <v:textbox inset="0,0,0,0">
                  <w:txbxContent>
                    <w:p w14:paraId="60FA1E20" w14:textId="77777777" w:rsidR="00C53356" w:rsidRPr="004C0CF5" w:rsidRDefault="00C53356" w:rsidP="00C53356">
                      <w:pPr>
                        <w:pStyle w:val="Caption"/>
                        <w:jc w:val="center"/>
                        <w:rPr>
                          <w:sz w:val="24"/>
                          <w:szCs w:val="24"/>
                        </w:rPr>
                      </w:pPr>
                      <w:r w:rsidRPr="004C0CF5">
                        <w:rPr>
                          <w:sz w:val="24"/>
                          <w:szCs w:val="24"/>
                        </w:rPr>
                        <w:t xml:space="preserve">Figure </w:t>
                      </w:r>
                      <w:r>
                        <w:rPr>
                          <w:sz w:val="24"/>
                          <w:szCs w:val="24"/>
                        </w:rPr>
                        <w:t>23</w:t>
                      </w:r>
                      <w:r w:rsidRPr="004C0CF5">
                        <w:rPr>
                          <w:sz w:val="24"/>
                          <w:szCs w:val="24"/>
                        </w:rPr>
                        <w:t xml:space="preserve">: </w:t>
                      </w:r>
                      <w:r>
                        <w:rPr>
                          <w:sz w:val="24"/>
                          <w:szCs w:val="24"/>
                        </w:rPr>
                        <w:t>Size Category</w:t>
                      </w:r>
                    </w:p>
                  </w:txbxContent>
                </v:textbox>
                <w10:wrap type="through" anchory="margin"/>
              </v:shape>
            </w:pict>
          </mc:Fallback>
        </mc:AlternateContent>
      </w:r>
      <w:r w:rsidR="00C53356">
        <w:rPr>
          <w:rFonts w:eastAsiaTheme="majorEastAsia"/>
        </w:rPr>
        <w:t>Beside</w:t>
      </w:r>
      <w:r w:rsidR="00C53356" w:rsidRPr="008216A6">
        <w:rPr>
          <w:rFonts w:eastAsiaTheme="majorEastAsia"/>
        </w:rPr>
        <w:t xml:space="preserve"> is the </w:t>
      </w:r>
      <w:r w:rsidR="00C53356">
        <w:rPr>
          <w:rFonts w:eastAsiaTheme="majorEastAsia"/>
        </w:rPr>
        <w:t>size category (Figure 23):</w:t>
      </w:r>
    </w:p>
    <w:p w14:paraId="3EC36BCB" w14:textId="638FDA5C" w:rsidR="000F0E9A" w:rsidRDefault="000F0E9A" w:rsidP="00425A37"/>
    <w:p w14:paraId="491439D4" w14:textId="3846992A" w:rsidR="000F0E9A" w:rsidRPr="00425A37" w:rsidRDefault="00676BD0" w:rsidP="00425A37">
      <w:r w:rsidRPr="00676BD0">
        <w:rPr>
          <w:noProof/>
        </w:rPr>
        <w:drawing>
          <wp:inline distT="0" distB="0" distL="0" distR="0" wp14:anchorId="076EA6EB" wp14:editId="245CDC4F">
            <wp:extent cx="4798032" cy="832479"/>
            <wp:effectExtent l="0" t="0" r="3175" b="6350"/>
            <wp:docPr id="1628297706" name="Picture 1628297706" descr="A close-up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97706" name="Picture 1" descr="A close-up of a code&#10;&#10;Description automatically generated"/>
                    <pic:cNvPicPr/>
                  </pic:nvPicPr>
                  <pic:blipFill>
                    <a:blip r:embed="rId73"/>
                    <a:stretch>
                      <a:fillRect/>
                    </a:stretch>
                  </pic:blipFill>
                  <pic:spPr>
                    <a:xfrm>
                      <a:off x="0" y="0"/>
                      <a:ext cx="4832801" cy="838512"/>
                    </a:xfrm>
                    <a:prstGeom prst="rect">
                      <a:avLst/>
                    </a:prstGeom>
                  </pic:spPr>
                </pic:pic>
              </a:graphicData>
            </a:graphic>
          </wp:inline>
        </w:drawing>
      </w:r>
    </w:p>
    <w:p w14:paraId="0C8FB509" w14:textId="13ABFC0F" w:rsidR="00E30818" w:rsidRDefault="00E30818" w:rsidP="00425A37">
      <w:r w:rsidRPr="00E30818">
        <w:t xml:space="preserve">The code creates a pie chart to show house_data_v9's size categories. The variables small, medium, and large are produced by counting each size category in the dataset. </w:t>
      </w:r>
    </w:p>
    <w:p w14:paraId="3AB5CD2B" w14:textId="42A716C4" w:rsidR="00634A97" w:rsidRDefault="00E30818" w:rsidP="00697842">
      <w:pPr>
        <w:rPr>
          <w:noProof/>
        </w:rPr>
      </w:pPr>
      <w:r>
        <w:t>Below is the pie chart:</w:t>
      </w:r>
    </w:p>
    <w:p w14:paraId="267DC09B" w14:textId="06E82A50" w:rsidR="00634A97" w:rsidRDefault="00CC50D1" w:rsidP="00697842">
      <w:r w:rsidRPr="00CC50D1">
        <w:rPr>
          <w:noProof/>
        </w:rPr>
        <w:lastRenderedPageBreak/>
        <w:drawing>
          <wp:inline distT="0" distB="0" distL="0" distR="0" wp14:anchorId="6C8D79E1" wp14:editId="20A9726F">
            <wp:extent cx="1821879" cy="2003461"/>
            <wp:effectExtent l="0" t="0" r="6985" b="0"/>
            <wp:docPr id="99926959" name="Picture 99926959" descr="A pie chart with numbers and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6959" name="Picture 1" descr="A pie chart with numbers and a pie chart&#10;&#10;Description automatically generated"/>
                    <pic:cNvPicPr/>
                  </pic:nvPicPr>
                  <pic:blipFill>
                    <a:blip r:embed="rId74"/>
                    <a:stretch>
                      <a:fillRect/>
                    </a:stretch>
                  </pic:blipFill>
                  <pic:spPr>
                    <a:xfrm>
                      <a:off x="0" y="0"/>
                      <a:ext cx="1835656" cy="2018612"/>
                    </a:xfrm>
                    <a:prstGeom prst="rect">
                      <a:avLst/>
                    </a:prstGeom>
                  </pic:spPr>
                </pic:pic>
              </a:graphicData>
            </a:graphic>
          </wp:inline>
        </w:drawing>
      </w:r>
    </w:p>
    <w:p w14:paraId="26181FC7" w14:textId="5DD78404" w:rsidR="00634A97" w:rsidRPr="00634A97" w:rsidRDefault="00634A97" w:rsidP="00634A97">
      <w:pPr>
        <w:pStyle w:val="Heading4"/>
        <w:rPr>
          <w:rFonts w:ascii="Times New Roman" w:hAnsi="Times New Roman" w:cs="Times New Roman"/>
        </w:rPr>
      </w:pPr>
      <w:bookmarkStart w:id="117" w:name="_Toc851261477"/>
      <w:bookmarkStart w:id="118" w:name="_Toc144127777"/>
      <w:bookmarkStart w:id="119" w:name="_Toc1510333549"/>
      <w:bookmarkStart w:id="120" w:name="_Toc144493711"/>
      <w:r>
        <w:rPr>
          <w:rFonts w:ascii="Times New Roman" w:hAnsi="Times New Roman" w:cs="Times New Roman"/>
        </w:rPr>
        <w:t>Floor Category</w:t>
      </w:r>
      <w:bookmarkEnd w:id="117"/>
      <w:bookmarkEnd w:id="118"/>
      <w:bookmarkEnd w:id="119"/>
      <w:bookmarkEnd w:id="120"/>
    </w:p>
    <w:p w14:paraId="55300A5F" w14:textId="73F4533D" w:rsidR="00B40F1B" w:rsidRDefault="00950D61" w:rsidP="00697842">
      <w:r w:rsidRPr="00950D61">
        <w:rPr>
          <w:noProof/>
        </w:rPr>
        <w:drawing>
          <wp:inline distT="0" distB="0" distL="0" distR="0" wp14:anchorId="7F2A3E19" wp14:editId="3576CFAE">
            <wp:extent cx="4756832" cy="2753474"/>
            <wp:effectExtent l="0" t="0" r="5715" b="8890"/>
            <wp:docPr id="694769943" name="Picture 69476994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69943" name="Picture 1" descr="A screenshot of a computer program&#10;&#10;Description automatically generated"/>
                    <pic:cNvPicPr/>
                  </pic:nvPicPr>
                  <pic:blipFill>
                    <a:blip r:embed="rId75"/>
                    <a:stretch>
                      <a:fillRect/>
                    </a:stretch>
                  </pic:blipFill>
                  <pic:spPr>
                    <a:xfrm>
                      <a:off x="0" y="0"/>
                      <a:ext cx="4771089" cy="2761726"/>
                    </a:xfrm>
                    <a:prstGeom prst="rect">
                      <a:avLst/>
                    </a:prstGeom>
                  </pic:spPr>
                </pic:pic>
              </a:graphicData>
            </a:graphic>
          </wp:inline>
        </w:drawing>
      </w:r>
    </w:p>
    <w:p w14:paraId="5EDA13A3" w14:textId="206331D7" w:rsidR="00B40F1B" w:rsidRDefault="003A4065" w:rsidP="00697842">
      <w:r w:rsidRPr="003A4065">
        <w:t xml:space="preserve">The code transforms house_data_v9 floor data. </w:t>
      </w:r>
      <w:proofErr w:type="spellStart"/>
      <w:r w:rsidR="005C073F" w:rsidRPr="005C073F">
        <w:t>Floor_category</w:t>
      </w:r>
      <w:proofErr w:type="spellEnd"/>
      <w:r w:rsidR="005C073F" w:rsidRPr="005C073F">
        <w:t xml:space="preserve"> vectors initially store </w:t>
      </w:r>
      <w:proofErr w:type="spellStart"/>
      <w:r w:rsidR="005C073F" w:rsidRPr="005C073F">
        <w:t>Floor_level</w:t>
      </w:r>
      <w:proofErr w:type="spellEnd"/>
      <w:r w:rsidR="005C073F" w:rsidRPr="005C073F">
        <w:t xml:space="preserve"> column floor category names. A loop splits each </w:t>
      </w:r>
      <w:r w:rsidRPr="003A4065">
        <w:t xml:space="preserve">row's </w:t>
      </w:r>
      <w:proofErr w:type="spellStart"/>
      <w:r w:rsidRPr="003A4065">
        <w:t>Floor_level</w:t>
      </w:r>
      <w:proofErr w:type="spellEnd"/>
      <w:r w:rsidRPr="003A4065">
        <w:t xml:space="preserve">, and the first member is stored in the </w:t>
      </w:r>
      <w:proofErr w:type="spellStart"/>
      <w:r w:rsidRPr="003A4065">
        <w:t>floor_category</w:t>
      </w:r>
      <w:proofErr w:type="spellEnd"/>
      <w:r w:rsidRPr="003A4065">
        <w:t xml:space="preserve"> vector to </w:t>
      </w:r>
      <w:r w:rsidR="005C073F" w:rsidRPr="005C073F">
        <w:t>reflect</w:t>
      </w:r>
      <w:r w:rsidRPr="003A4065">
        <w:t xml:space="preserve"> the floor </w:t>
      </w:r>
      <w:proofErr w:type="spellStart"/>
      <w:proofErr w:type="gramStart"/>
      <w:r w:rsidRPr="003A4065">
        <w:t>category.</w:t>
      </w:r>
      <w:r w:rsidR="005C073F" w:rsidRPr="005C073F">
        <w:t>The</w:t>
      </w:r>
      <w:proofErr w:type="spellEnd"/>
      <w:proofErr w:type="gramEnd"/>
      <w:r w:rsidR="005C073F" w:rsidRPr="005C073F">
        <w:t xml:space="preserve"> </w:t>
      </w:r>
      <w:proofErr w:type="spellStart"/>
      <w:r w:rsidR="005C073F" w:rsidRPr="005C073F">
        <w:t>floor_category</w:t>
      </w:r>
      <w:proofErr w:type="spellEnd"/>
      <w:r w:rsidR="005C073F" w:rsidRPr="005C073F">
        <w:t xml:space="preserve"> vector and house_data_v9 create</w:t>
      </w:r>
      <w:r w:rsidRPr="003A4065">
        <w:t xml:space="preserve"> house_data_</w:t>
      </w:r>
      <w:r w:rsidR="005C073F" w:rsidRPr="005C073F">
        <w:t>v10. Classifying</w:t>
      </w:r>
      <w:r w:rsidRPr="003A4065">
        <w:t xml:space="preserve"> floor levels like "Ground," "Lower Basement," and "Upper Basement" </w:t>
      </w:r>
      <w:r w:rsidR="005C073F" w:rsidRPr="005C073F">
        <w:t xml:space="preserve">in the </w:t>
      </w:r>
      <w:proofErr w:type="spellStart"/>
      <w:proofErr w:type="gramStart"/>
      <w:r w:rsidR="005C073F" w:rsidRPr="005C073F">
        <w:t>code.Use</w:t>
      </w:r>
      <w:proofErr w:type="spellEnd"/>
      <w:proofErr w:type="gramEnd"/>
      <w:r w:rsidR="005C073F" w:rsidRPr="005C073F">
        <w:t xml:space="preserve"> </w:t>
      </w:r>
      <w:proofErr w:type="spellStart"/>
      <w:r w:rsidR="005C073F" w:rsidRPr="005C073F">
        <w:t>n_distinct</w:t>
      </w:r>
      <w:proofErr w:type="spellEnd"/>
      <w:r w:rsidR="005C073F" w:rsidRPr="005C073F">
        <w:t>() to get</w:t>
      </w:r>
      <w:r w:rsidRPr="003A4065">
        <w:t xml:space="preserve"> 54 floor types</w:t>
      </w:r>
      <w:r w:rsidR="005C073F" w:rsidRPr="005C073F">
        <w:t>. In addition</w:t>
      </w:r>
      <w:r w:rsidRPr="003A4065">
        <w:t xml:space="preserve">, the </w:t>
      </w:r>
      <w:proofErr w:type="spellStart"/>
      <w:r w:rsidRPr="003A4065">
        <w:t>df_count_by_Floor_cleaned</w:t>
      </w:r>
      <w:proofErr w:type="spellEnd"/>
      <w:r w:rsidRPr="003A4065">
        <w:t xml:space="preserve"> </w:t>
      </w:r>
      <w:proofErr w:type="spellStart"/>
      <w:r w:rsidRPr="003A4065">
        <w:t>dataframe</w:t>
      </w:r>
      <w:proofErr w:type="spellEnd"/>
      <w:r w:rsidRPr="003A4065">
        <w:t xml:space="preserve"> shows floor category </w:t>
      </w:r>
      <w:r w:rsidR="005C073F" w:rsidRPr="005C073F">
        <w:t xml:space="preserve">occurrences. Descent by count reveals floor category distribution and counts in the </w:t>
      </w:r>
      <w:proofErr w:type="spellStart"/>
      <w:r w:rsidR="005C073F" w:rsidRPr="005C073F">
        <w:t>dataframe</w:t>
      </w:r>
      <w:proofErr w:type="spellEnd"/>
      <w:r w:rsidR="005C073F" w:rsidRPr="005C073F">
        <w:t xml:space="preserve">. </w:t>
      </w:r>
    </w:p>
    <w:p w14:paraId="728E31AE" w14:textId="77777777" w:rsidR="00E30818" w:rsidRDefault="00E30818" w:rsidP="00697842"/>
    <w:p w14:paraId="2415F250" w14:textId="5DD78404" w:rsidR="00CB0C0A" w:rsidRDefault="00CB0C0A" w:rsidP="009D71C6">
      <w:pPr>
        <w:pStyle w:val="Heading4"/>
        <w:rPr>
          <w:rFonts w:ascii="Times New Roman" w:hAnsi="Times New Roman" w:cs="Times New Roman"/>
        </w:rPr>
      </w:pPr>
      <w:bookmarkStart w:id="121" w:name="_Toc595961926"/>
      <w:bookmarkStart w:id="122" w:name="_Toc144127778"/>
      <w:bookmarkStart w:id="123" w:name="_Toc1886918194"/>
      <w:bookmarkStart w:id="124" w:name="_Toc144493712"/>
      <w:r>
        <w:rPr>
          <w:rFonts w:ascii="Times New Roman" w:hAnsi="Times New Roman" w:cs="Times New Roman" w:hint="eastAsia"/>
          <w:lang w:eastAsia="zh-CN"/>
        </w:rPr>
        <w:t>Remove</w:t>
      </w:r>
      <w:r>
        <w:rPr>
          <w:rFonts w:ascii="Times New Roman" w:hAnsi="Times New Roman" w:cs="Times New Roman"/>
        </w:rPr>
        <w:t xml:space="preserve"> unused </w:t>
      </w:r>
      <w:r w:rsidR="00306CC5">
        <w:rPr>
          <w:rFonts w:ascii="Times New Roman" w:hAnsi="Times New Roman" w:cs="Times New Roman"/>
        </w:rPr>
        <w:t xml:space="preserve">column for data mining </w:t>
      </w:r>
      <w:proofErr w:type="gramStart"/>
      <w:r w:rsidR="00306CC5">
        <w:rPr>
          <w:rFonts w:ascii="Times New Roman" w:hAnsi="Times New Roman" w:cs="Times New Roman"/>
        </w:rPr>
        <w:t>analysis</w:t>
      </w:r>
      <w:bookmarkEnd w:id="121"/>
      <w:bookmarkEnd w:id="122"/>
      <w:bookmarkEnd w:id="123"/>
      <w:bookmarkEnd w:id="124"/>
      <w:proofErr w:type="gramEnd"/>
    </w:p>
    <w:p w14:paraId="3718CBD8" w14:textId="2FF770C3" w:rsidR="003E11A8" w:rsidRDefault="00D3174E" w:rsidP="003E11A8">
      <w:r w:rsidRPr="00D3174E">
        <w:rPr>
          <w:noProof/>
        </w:rPr>
        <w:drawing>
          <wp:inline distT="0" distB="0" distL="0" distR="0" wp14:anchorId="42ADB81D" wp14:editId="2425A410">
            <wp:extent cx="4844265" cy="319328"/>
            <wp:effectExtent l="0" t="0" r="0" b="5080"/>
            <wp:docPr id="1784621382" name="Picture 178462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621382" name=""/>
                    <pic:cNvPicPr/>
                  </pic:nvPicPr>
                  <pic:blipFill>
                    <a:blip r:embed="rId76"/>
                    <a:stretch>
                      <a:fillRect/>
                    </a:stretch>
                  </pic:blipFill>
                  <pic:spPr>
                    <a:xfrm>
                      <a:off x="0" y="0"/>
                      <a:ext cx="4942375" cy="325795"/>
                    </a:xfrm>
                    <a:prstGeom prst="rect">
                      <a:avLst/>
                    </a:prstGeom>
                  </pic:spPr>
                </pic:pic>
              </a:graphicData>
            </a:graphic>
          </wp:inline>
        </w:drawing>
      </w:r>
    </w:p>
    <w:p w14:paraId="1B5C5935" w14:textId="3547F888" w:rsidR="003524DA" w:rsidRDefault="003524DA" w:rsidP="003524DA">
      <w:r>
        <w:t xml:space="preserve">The code selects columns from house_data_v10 using </w:t>
      </w:r>
      <w:proofErr w:type="gramStart"/>
      <w:r>
        <w:t>select(</w:t>
      </w:r>
      <w:proofErr w:type="gramEnd"/>
      <w:r>
        <w:t>). "</w:t>
      </w:r>
      <w:proofErr w:type="spellStart"/>
      <w:r>
        <w:t>Date_Posted</w:t>
      </w:r>
      <w:proofErr w:type="spellEnd"/>
      <w:r>
        <w:t>," "</w:t>
      </w:r>
      <w:proofErr w:type="spellStart"/>
      <w:r>
        <w:t>Floor_level</w:t>
      </w:r>
      <w:proofErr w:type="spellEnd"/>
      <w:r>
        <w:t>," and "</w:t>
      </w:r>
      <w:proofErr w:type="spellStart"/>
      <w:r>
        <w:t>Area_Locality</w:t>
      </w:r>
      <w:proofErr w:type="spellEnd"/>
      <w:r>
        <w:t>" are removed from house_data_v11</w:t>
      </w:r>
      <w:r w:rsidR="00876C2E">
        <w:t xml:space="preserve"> because </w:t>
      </w:r>
      <w:proofErr w:type="gramStart"/>
      <w:r w:rsidR="00876C2E">
        <w:t>these column</w:t>
      </w:r>
      <w:proofErr w:type="gramEnd"/>
      <w:r w:rsidR="00876C2E">
        <w:t xml:space="preserve"> is unused in the analysis</w:t>
      </w:r>
      <w:r>
        <w:t>.</w:t>
      </w:r>
    </w:p>
    <w:p w14:paraId="1C183C59" w14:textId="52C5BA9D" w:rsidR="00876C2E" w:rsidRDefault="00876C2E" w:rsidP="003524DA">
      <w:r>
        <w:lastRenderedPageBreak/>
        <w:t xml:space="preserve">Below is the </w:t>
      </w:r>
      <w:r w:rsidR="003B066A">
        <w:t>final dataset to use:</w:t>
      </w:r>
    </w:p>
    <w:p w14:paraId="3869229C" w14:textId="06670C1B" w:rsidR="00BD6C86" w:rsidRPr="003E11A8" w:rsidRDefault="00BD6C86" w:rsidP="003E11A8">
      <w:r w:rsidRPr="00BD6C86">
        <w:rPr>
          <w:noProof/>
        </w:rPr>
        <w:drawing>
          <wp:inline distT="0" distB="0" distL="0" distR="0" wp14:anchorId="3A482CE5" wp14:editId="0A0726B7">
            <wp:extent cx="4803168" cy="1721135"/>
            <wp:effectExtent l="0" t="0" r="0" b="0"/>
            <wp:docPr id="1953627419" name="Picture 19536274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27419" name="Picture 1" descr="A screenshot of a computer&#10;&#10;Description automatically generated"/>
                    <pic:cNvPicPr/>
                  </pic:nvPicPr>
                  <pic:blipFill>
                    <a:blip r:embed="rId77"/>
                    <a:stretch>
                      <a:fillRect/>
                    </a:stretch>
                  </pic:blipFill>
                  <pic:spPr>
                    <a:xfrm>
                      <a:off x="0" y="0"/>
                      <a:ext cx="4829237" cy="1730477"/>
                    </a:xfrm>
                    <a:prstGeom prst="rect">
                      <a:avLst/>
                    </a:prstGeom>
                  </pic:spPr>
                </pic:pic>
              </a:graphicData>
            </a:graphic>
          </wp:inline>
        </w:drawing>
      </w:r>
    </w:p>
    <w:p w14:paraId="0436B8A5" w14:textId="76EF071F" w:rsidR="00F552DF" w:rsidRPr="003E11A8" w:rsidRDefault="00F552DF" w:rsidP="003E11A8">
      <w:r w:rsidRPr="00F552DF">
        <w:rPr>
          <w:noProof/>
        </w:rPr>
        <w:drawing>
          <wp:inline distT="0" distB="0" distL="0" distR="0" wp14:anchorId="4AF12EE4" wp14:editId="5E68413D">
            <wp:extent cx="1576917" cy="267128"/>
            <wp:effectExtent l="0" t="0" r="4445" b="0"/>
            <wp:docPr id="600142275" name="Picture 60014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42275" name=""/>
                    <pic:cNvPicPr/>
                  </pic:nvPicPr>
                  <pic:blipFill>
                    <a:blip r:embed="rId78"/>
                    <a:stretch>
                      <a:fillRect/>
                    </a:stretch>
                  </pic:blipFill>
                  <pic:spPr>
                    <a:xfrm>
                      <a:off x="0" y="0"/>
                      <a:ext cx="1586596" cy="268768"/>
                    </a:xfrm>
                    <a:prstGeom prst="rect">
                      <a:avLst/>
                    </a:prstGeom>
                  </pic:spPr>
                </pic:pic>
              </a:graphicData>
            </a:graphic>
          </wp:inline>
        </w:drawing>
      </w:r>
    </w:p>
    <w:p w14:paraId="4D1F99C9" w14:textId="4867A49E" w:rsidR="008430BC" w:rsidRPr="00462855" w:rsidRDefault="000E414E" w:rsidP="00462855">
      <w:pPr>
        <w:rPr>
          <w:rFonts w:eastAsiaTheme="majorEastAsia"/>
        </w:rPr>
      </w:pPr>
      <w:r>
        <w:t>After done all the cleaning and processed</w:t>
      </w:r>
      <w:r w:rsidRPr="00EB71E4">
        <w:t xml:space="preserve">, </w:t>
      </w:r>
      <w:r w:rsidRPr="00E55FAC">
        <w:t>the "house_data_v</w:t>
      </w:r>
      <w:r>
        <w:t>11</w:t>
      </w:r>
      <w:r w:rsidRPr="00E55FAC">
        <w:t>" dataset contains</w:t>
      </w:r>
      <w:r w:rsidRPr="00EB71E4">
        <w:t xml:space="preserve"> a total of</w:t>
      </w:r>
      <w:r w:rsidR="005C073F">
        <w:t xml:space="preserve"> </w:t>
      </w:r>
      <w:r>
        <w:t xml:space="preserve">4745 rows </w:t>
      </w:r>
      <w:r w:rsidR="005C073F">
        <w:t xml:space="preserve">and </w:t>
      </w:r>
      <w:r>
        <w:t>11 columns</w:t>
      </w:r>
      <w:r w:rsidR="005C073F">
        <w:t>.</w:t>
      </w:r>
    </w:p>
    <w:p w14:paraId="5C53E5FD" w14:textId="77777777" w:rsidR="003B0C9C" w:rsidRDefault="003B0C9C">
      <w:pPr>
        <w:spacing w:line="259" w:lineRule="auto"/>
        <w:jc w:val="left"/>
        <w:rPr>
          <w:rFonts w:asciiTheme="majorHAnsi" w:eastAsiaTheme="majorEastAsia" w:hAnsiTheme="majorHAnsi" w:cstheme="majorBidi"/>
          <w:color w:val="2F5496" w:themeColor="accent1" w:themeShade="BF"/>
          <w:sz w:val="32"/>
          <w:szCs w:val="32"/>
        </w:rPr>
      </w:pPr>
      <w:bookmarkStart w:id="125" w:name="_Toc1810763344"/>
      <w:bookmarkStart w:id="126" w:name="_Toc144127779"/>
      <w:bookmarkStart w:id="127" w:name="_Toc283287069"/>
      <w:r>
        <w:br w:type="page"/>
      </w:r>
    </w:p>
    <w:p w14:paraId="06D76EAC" w14:textId="76EDBA6B" w:rsidR="008430BC" w:rsidRDefault="00790B05" w:rsidP="00BD5BF2">
      <w:pPr>
        <w:pStyle w:val="Heading1"/>
      </w:pPr>
      <w:bookmarkStart w:id="128" w:name="_Toc144493713"/>
      <w:r>
        <w:lastRenderedPageBreak/>
        <w:t xml:space="preserve">Exploratory </w:t>
      </w:r>
      <w:r w:rsidR="00801462">
        <w:t>Data Analysis</w:t>
      </w:r>
      <w:r>
        <w:t xml:space="preserve"> (EDA)</w:t>
      </w:r>
      <w:bookmarkEnd w:id="125"/>
      <w:bookmarkEnd w:id="126"/>
      <w:bookmarkEnd w:id="127"/>
      <w:bookmarkEnd w:id="128"/>
    </w:p>
    <w:p w14:paraId="17653782" w14:textId="5DD78404" w:rsidR="00D62ABA" w:rsidRDefault="00D62ABA" w:rsidP="00D62ABA">
      <w:pPr>
        <w:pStyle w:val="Heading2"/>
      </w:pPr>
      <w:bookmarkStart w:id="129" w:name="_Toc973475478"/>
      <w:bookmarkStart w:id="130" w:name="_Toc144127780"/>
      <w:bookmarkStart w:id="131" w:name="_Toc775411880"/>
      <w:bookmarkStart w:id="132" w:name="_Toc144493714"/>
      <w:r>
        <w:t>General Analysis</w:t>
      </w:r>
      <w:bookmarkEnd w:id="129"/>
      <w:bookmarkEnd w:id="130"/>
      <w:bookmarkEnd w:id="131"/>
      <w:bookmarkEnd w:id="132"/>
    </w:p>
    <w:p w14:paraId="67C4BB6B" w14:textId="5DD78404" w:rsidR="006C0485" w:rsidRPr="006C0485" w:rsidRDefault="00D41448" w:rsidP="00D96A87">
      <w:pPr>
        <w:pStyle w:val="Heading4"/>
      </w:pPr>
      <w:bookmarkStart w:id="133" w:name="_Toc1942142181"/>
      <w:bookmarkStart w:id="134" w:name="_Toc144127781"/>
      <w:bookmarkStart w:id="135" w:name="_Toc327809236"/>
      <w:bookmarkStart w:id="136" w:name="_Toc144493715"/>
      <w:r>
        <w:t xml:space="preserve">General </w:t>
      </w:r>
      <w:r w:rsidR="002501C4">
        <w:t xml:space="preserve">Analysis </w:t>
      </w:r>
      <w:r>
        <w:t>1</w:t>
      </w:r>
      <w:r w:rsidR="00D96A87">
        <w:t>: City Record Distribution</w:t>
      </w:r>
      <w:bookmarkEnd w:id="133"/>
      <w:bookmarkEnd w:id="134"/>
      <w:bookmarkEnd w:id="135"/>
      <w:bookmarkEnd w:id="136"/>
    </w:p>
    <w:p w14:paraId="2AF6C2D6" w14:textId="77777777" w:rsidR="009E71B7" w:rsidRDefault="006C0485" w:rsidP="009E71B7">
      <w:pPr>
        <w:keepNext/>
      </w:pPr>
      <w:r w:rsidRPr="002B2380">
        <w:rPr>
          <w:noProof/>
        </w:rPr>
        <w:drawing>
          <wp:inline distT="0" distB="0" distL="0" distR="0" wp14:anchorId="729750C9" wp14:editId="6D41D600">
            <wp:extent cx="3943350" cy="2617103"/>
            <wp:effectExtent l="0" t="0" r="0" b="0"/>
            <wp:docPr id="327511961" name="Picture 327511961" descr="A graph of different colored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11961" name="Picture 1" descr="A graph of different colored rectangular shapes&#10;&#10;Description automatically generated with medium confidence"/>
                    <pic:cNvPicPr/>
                  </pic:nvPicPr>
                  <pic:blipFill>
                    <a:blip r:embed="rId79"/>
                    <a:stretch>
                      <a:fillRect/>
                    </a:stretch>
                  </pic:blipFill>
                  <pic:spPr>
                    <a:xfrm>
                      <a:off x="0" y="0"/>
                      <a:ext cx="3967093" cy="2632861"/>
                    </a:xfrm>
                    <a:prstGeom prst="rect">
                      <a:avLst/>
                    </a:prstGeom>
                  </pic:spPr>
                </pic:pic>
              </a:graphicData>
            </a:graphic>
          </wp:inline>
        </w:drawing>
      </w:r>
    </w:p>
    <w:p w14:paraId="79C90BF4" w14:textId="714A097E" w:rsidR="006C0485" w:rsidRPr="006C0485" w:rsidRDefault="009E71B7" w:rsidP="009E71B7">
      <w:pPr>
        <w:pStyle w:val="Caption"/>
      </w:pPr>
      <w:r>
        <w:t xml:space="preserve">Figure </w:t>
      </w:r>
      <w:r>
        <w:fldChar w:fldCharType="begin"/>
      </w:r>
      <w:r>
        <w:instrText xml:space="preserve"> SEQ Figure \* ARABIC </w:instrText>
      </w:r>
      <w:r>
        <w:fldChar w:fldCharType="separate"/>
      </w:r>
      <w:r w:rsidR="0042083D">
        <w:rPr>
          <w:noProof/>
        </w:rPr>
        <w:t>1</w:t>
      </w:r>
      <w:r>
        <w:fldChar w:fldCharType="end"/>
      </w:r>
      <w:r>
        <w:t xml:space="preserve">: </w:t>
      </w:r>
      <w:r w:rsidRPr="009E71B7">
        <w:t>City record distribution (Bar)</w:t>
      </w:r>
    </w:p>
    <w:p w14:paraId="75D02F65" w14:textId="77777777" w:rsidR="009E71B7" w:rsidRDefault="009E71B7" w:rsidP="008621BB"/>
    <w:p w14:paraId="20B3782B" w14:textId="77777777" w:rsidR="00EB5AC2" w:rsidRDefault="008621BB" w:rsidP="00EB5AC2">
      <w:pPr>
        <w:keepNext/>
      </w:pPr>
      <w:r w:rsidRPr="008621BB">
        <w:rPr>
          <w:noProof/>
        </w:rPr>
        <w:drawing>
          <wp:inline distT="0" distB="0" distL="0" distR="0" wp14:anchorId="695312F9" wp14:editId="6E028AC1">
            <wp:extent cx="3790950" cy="3630564"/>
            <wp:effectExtent l="0" t="0" r="0" b="8255"/>
            <wp:docPr id="271331363" name="Picture 271331363" descr="A pie chart with numbers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31363" name="Picture 1" descr="A pie chart with numbers and a circle&#10;&#10;Description automatically generated"/>
                    <pic:cNvPicPr/>
                  </pic:nvPicPr>
                  <pic:blipFill>
                    <a:blip r:embed="rId80"/>
                    <a:stretch>
                      <a:fillRect/>
                    </a:stretch>
                  </pic:blipFill>
                  <pic:spPr>
                    <a:xfrm>
                      <a:off x="0" y="0"/>
                      <a:ext cx="3807151" cy="3646079"/>
                    </a:xfrm>
                    <a:prstGeom prst="rect">
                      <a:avLst/>
                    </a:prstGeom>
                  </pic:spPr>
                </pic:pic>
              </a:graphicData>
            </a:graphic>
          </wp:inline>
        </w:drawing>
      </w:r>
    </w:p>
    <w:p w14:paraId="1050E9A0" w14:textId="41AD161E" w:rsidR="008621BB" w:rsidRDefault="00EB5AC2" w:rsidP="00EB5AC2">
      <w:pPr>
        <w:pStyle w:val="Caption"/>
      </w:pPr>
      <w:r>
        <w:t xml:space="preserve">Figure </w:t>
      </w:r>
      <w:r>
        <w:fldChar w:fldCharType="begin"/>
      </w:r>
      <w:r>
        <w:instrText xml:space="preserve"> SEQ Figure \* ARABIC </w:instrText>
      </w:r>
      <w:r>
        <w:fldChar w:fldCharType="separate"/>
      </w:r>
      <w:r w:rsidR="0042083D">
        <w:rPr>
          <w:noProof/>
        </w:rPr>
        <w:t>2</w:t>
      </w:r>
      <w:r>
        <w:fldChar w:fldCharType="end"/>
      </w:r>
      <w:proofErr w:type="gramStart"/>
      <w:r w:rsidR="00E85DD7">
        <w:t xml:space="preserve">: </w:t>
      </w:r>
      <w:r w:rsidR="00E85DD7" w:rsidRPr="00E85DD7">
        <w:t>:</w:t>
      </w:r>
      <w:proofErr w:type="gramEnd"/>
      <w:r w:rsidR="00E85DD7" w:rsidRPr="00E85DD7">
        <w:t xml:space="preserve"> City Record Distribution (Pie)</w:t>
      </w:r>
    </w:p>
    <w:p w14:paraId="4E5CD2FA" w14:textId="062E69EB" w:rsidR="00D62ABA" w:rsidRPr="006C0485" w:rsidRDefault="00D62ABA" w:rsidP="00D62ABA">
      <w:r w:rsidRPr="00D62ABA">
        <w:lastRenderedPageBreak/>
        <w:t xml:space="preserve">As seen from the </w:t>
      </w:r>
      <w:r w:rsidR="00133691">
        <w:t>F</w:t>
      </w:r>
      <w:r w:rsidRPr="00D62ABA">
        <w:t xml:space="preserve">igure </w:t>
      </w:r>
      <w:r>
        <w:t>G</w:t>
      </w:r>
      <w:r w:rsidRPr="00D62ABA">
        <w:t>-1</w:t>
      </w:r>
      <w:r w:rsidR="00133691">
        <w:t xml:space="preserve"> &amp; Figure</w:t>
      </w:r>
      <w:r w:rsidRPr="00D62ABA">
        <w:t xml:space="preserve"> </w:t>
      </w:r>
      <w:r w:rsidR="00133691">
        <w:t>G-2</w:t>
      </w:r>
      <w:r w:rsidRPr="00D62ABA">
        <w:t xml:space="preserve"> above, the number of </w:t>
      </w:r>
      <w:proofErr w:type="gramStart"/>
      <w:r w:rsidRPr="00D62ABA">
        <w:t>record</w:t>
      </w:r>
      <w:proofErr w:type="gramEnd"/>
      <w:r w:rsidRPr="00D62ABA">
        <w:t xml:space="preserve"> from the 4745 rows of record is quite evenly distributed </w:t>
      </w:r>
      <w:r w:rsidR="00AD31BD" w:rsidRPr="00D62ABA">
        <w:t>throughout</w:t>
      </w:r>
      <w:r w:rsidRPr="00D62ABA">
        <w:t xml:space="preserve"> the 6 cities, with the Mumbai having a slight</w:t>
      </w:r>
      <w:r w:rsidR="00AD31BD">
        <w:t>ly</w:t>
      </w:r>
      <w:r w:rsidRPr="00D62ABA">
        <w:t xml:space="preserve"> more record; and Kolkata having a little less piece of cake at 524, however it is still in a good amount of row to be taken for EDA.</w:t>
      </w:r>
    </w:p>
    <w:p w14:paraId="61F2209F" w14:textId="60CD19E6" w:rsidR="000B5AF5" w:rsidRPr="000B5AF5" w:rsidRDefault="004357BF" w:rsidP="00AF60D1">
      <w:pPr>
        <w:pStyle w:val="Heading4"/>
      </w:pPr>
      <w:bookmarkStart w:id="137" w:name="_Toc1421514130"/>
      <w:bookmarkStart w:id="138" w:name="_Toc144127782"/>
      <w:bookmarkStart w:id="139" w:name="_Toc1250532166"/>
      <w:bookmarkStart w:id="140" w:name="_Toc144493716"/>
      <w:r>
        <w:t>General Analysis 2:</w:t>
      </w:r>
      <w:r w:rsidR="005F760E">
        <w:t xml:space="preserve"> </w:t>
      </w:r>
      <w:r w:rsidR="00BE360A">
        <w:t>Attribute</w:t>
      </w:r>
      <w:r w:rsidR="005F760E">
        <w:t xml:space="preserve"> </w:t>
      </w:r>
      <w:r w:rsidR="00BE360A">
        <w:t>c</w:t>
      </w:r>
      <w:r w:rsidR="005F760E">
        <w:t>orrelation</w:t>
      </w:r>
      <w:r w:rsidR="009A4630">
        <w:t xml:space="preserve"> heatmap</w:t>
      </w:r>
      <w:bookmarkEnd w:id="137"/>
      <w:bookmarkEnd w:id="138"/>
      <w:bookmarkEnd w:id="139"/>
      <w:r w:rsidR="00B12107" w:rsidRPr="000B5AF5">
        <w:rPr>
          <w:noProof/>
        </w:rPr>
        <w:drawing>
          <wp:anchor distT="0" distB="0" distL="114300" distR="114300" simplePos="0" relativeHeight="251658273" behindDoc="0" locked="0" layoutInCell="1" allowOverlap="1" wp14:anchorId="301D334D" wp14:editId="2F89FBDF">
            <wp:simplePos x="0" y="0"/>
            <wp:positionH relativeFrom="column">
              <wp:align>left</wp:align>
            </wp:positionH>
            <wp:positionV relativeFrom="paragraph">
              <wp:posOffset>367030</wp:posOffset>
            </wp:positionV>
            <wp:extent cx="4951095" cy="2544445"/>
            <wp:effectExtent l="0" t="0" r="1905" b="8255"/>
            <wp:wrapTopAndBottom/>
            <wp:docPr id="1194501854" name="Picture 119450185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01854" name="Picture 1" descr="A screenshot of a computer scree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951095" cy="2544445"/>
                    </a:xfrm>
                    <a:prstGeom prst="rect">
                      <a:avLst/>
                    </a:prstGeom>
                  </pic:spPr>
                </pic:pic>
              </a:graphicData>
            </a:graphic>
            <wp14:sizeRelH relativeFrom="margin">
              <wp14:pctWidth>0</wp14:pctWidth>
            </wp14:sizeRelH>
            <wp14:sizeRelV relativeFrom="margin">
              <wp14:pctHeight>0</wp14:pctHeight>
            </wp14:sizeRelV>
          </wp:anchor>
        </w:drawing>
      </w:r>
      <w:bookmarkEnd w:id="140"/>
    </w:p>
    <w:p w14:paraId="7CF8A841" w14:textId="43433FEF" w:rsidR="00BE360A" w:rsidRDefault="00FA4DEF" w:rsidP="00BE360A">
      <w:r>
        <w:t>Figure G-</w:t>
      </w:r>
      <w:r w:rsidR="003E2C58">
        <w:t>3</w:t>
      </w:r>
      <w:r>
        <w:t xml:space="preserve"> show </w:t>
      </w:r>
      <w:r w:rsidR="00C41CBE">
        <w:t>9 of the 11 attribute (</w:t>
      </w:r>
      <w:r w:rsidR="00C61EAB">
        <w:t xml:space="preserve">City &amp; Size category not </w:t>
      </w:r>
      <w:r w:rsidR="001F2274">
        <w:t>in calculation</w:t>
      </w:r>
      <w:r w:rsidR="0025405D">
        <w:rPr>
          <w:vertAlign w:val="superscript"/>
        </w:rPr>
        <w:t>q1</w:t>
      </w:r>
      <w:r w:rsidR="00C41CBE">
        <w:t>) and their correlation with each other</w:t>
      </w:r>
      <w:r w:rsidR="000A6CA6">
        <w:t xml:space="preserve">. </w:t>
      </w:r>
    </w:p>
    <w:p w14:paraId="5D6EAD63" w14:textId="35461356" w:rsidR="00D07CCC" w:rsidRDefault="00893258" w:rsidP="00BE360A">
      <w:r>
        <w:t xml:space="preserve">Some </w:t>
      </w:r>
      <w:r w:rsidR="00E12C6F">
        <w:t>c</w:t>
      </w:r>
      <w:r w:rsidR="0054197F">
        <w:t xml:space="preserve">an be observed of a quite strong </w:t>
      </w:r>
      <w:r>
        <w:t xml:space="preserve">correlation between </w:t>
      </w:r>
      <w:r w:rsidR="002B1F07">
        <w:t>BHK</w:t>
      </w:r>
      <w:r w:rsidR="004F0747">
        <w:t xml:space="preserve">, House Size, &amp; </w:t>
      </w:r>
      <w:proofErr w:type="spellStart"/>
      <w:r w:rsidR="004F0747">
        <w:t>No_of_Bathroom</w:t>
      </w:r>
      <w:proofErr w:type="spellEnd"/>
      <w:r w:rsidR="00F14E09">
        <w:t xml:space="preserve">, </w:t>
      </w:r>
      <w:r w:rsidR="00630983">
        <w:t>attempting to state</w:t>
      </w:r>
      <w:r w:rsidR="00D07CCC">
        <w:t>:</w:t>
      </w:r>
    </w:p>
    <w:p w14:paraId="5B117358" w14:textId="46702A91" w:rsidR="0054197F" w:rsidRDefault="00D245CD" w:rsidP="00D07CCC">
      <w:pPr>
        <w:pStyle w:val="Quote"/>
      </w:pPr>
      <w:r>
        <w:rPr>
          <w:rStyle w:val="Strong"/>
        </w:rPr>
        <w:t>“</w:t>
      </w:r>
      <w:r w:rsidR="00C32B45" w:rsidRPr="00C32B45">
        <w:rPr>
          <w:rStyle w:val="Strong"/>
        </w:rPr>
        <w:t>““</w:t>
      </w:r>
      <w:r w:rsidR="005A67E7">
        <w:rPr>
          <w:rStyle w:val="Strong"/>
        </w:rPr>
        <w:br/>
      </w:r>
      <w:r w:rsidRPr="00D245CD">
        <w:rPr>
          <w:rStyle w:val="Strong"/>
        </w:rPr>
        <w:t>T</w:t>
      </w:r>
      <w:r w:rsidR="00E6095E" w:rsidRPr="00D245CD">
        <w:rPr>
          <w:rStyle w:val="Strong"/>
        </w:rPr>
        <w:t>he larger the</w:t>
      </w:r>
      <w:r w:rsidR="003B5E18" w:rsidRPr="00D245CD">
        <w:rPr>
          <w:rStyle w:val="Strong"/>
        </w:rPr>
        <w:t xml:space="preserve"> House Size, </w:t>
      </w:r>
      <w:r w:rsidR="00C32B45">
        <w:rPr>
          <w:rStyle w:val="Strong"/>
        </w:rPr>
        <w:br/>
      </w:r>
      <w:r w:rsidR="003B5E18" w:rsidRPr="00D245CD">
        <w:rPr>
          <w:rStyle w:val="Strong"/>
        </w:rPr>
        <w:t>the larger the value of BHK</w:t>
      </w:r>
      <w:r w:rsidR="0073614A" w:rsidRPr="00D245CD">
        <w:rPr>
          <w:rStyle w:val="Strong"/>
        </w:rPr>
        <w:t xml:space="preserve"> &amp; </w:t>
      </w:r>
      <w:proofErr w:type="spellStart"/>
      <w:r w:rsidRPr="00D245CD">
        <w:rPr>
          <w:rStyle w:val="Strong"/>
        </w:rPr>
        <w:t>No_of_Bathroom</w:t>
      </w:r>
      <w:proofErr w:type="spellEnd"/>
      <w:r w:rsidR="005A67E7">
        <w:rPr>
          <w:rStyle w:val="Strong"/>
        </w:rPr>
        <w:br/>
      </w:r>
      <w:r>
        <w:rPr>
          <w:rStyle w:val="Strong"/>
        </w:rPr>
        <w:t>”</w:t>
      </w:r>
      <w:r w:rsidR="00C32B45" w:rsidRPr="00C32B45">
        <w:rPr>
          <w:rStyle w:val="Strong"/>
        </w:rPr>
        <w:t>””</w:t>
      </w:r>
    </w:p>
    <w:p w14:paraId="02A48E70" w14:textId="0772883E" w:rsidR="001F2274" w:rsidRDefault="00B63186" w:rsidP="00BE360A">
      <w:r>
        <w:rPr>
          <w:vertAlign w:val="superscript"/>
        </w:rPr>
        <w:t>q1</w:t>
      </w:r>
      <w:r w:rsidR="001A48C7">
        <w:t xml:space="preserve"> </w:t>
      </w:r>
      <w:r w:rsidR="00CA5962">
        <w:t>= City is not a</w:t>
      </w:r>
      <w:r w:rsidR="00580566">
        <w:t xml:space="preserve">n </w:t>
      </w:r>
      <w:r w:rsidR="00580566" w:rsidRPr="00580566">
        <w:rPr>
          <w:i/>
          <w:iCs/>
        </w:rPr>
        <w:t>Ordinal</w:t>
      </w:r>
      <w:r w:rsidR="00580566">
        <w:rPr>
          <w:i/>
          <w:iCs/>
        </w:rPr>
        <w:t xml:space="preserve"> </w:t>
      </w:r>
      <w:r w:rsidR="00580566" w:rsidRPr="00580566">
        <w:t xml:space="preserve">data </w:t>
      </w:r>
      <w:proofErr w:type="gramStart"/>
      <w:r w:rsidR="00580566" w:rsidRPr="00580566">
        <w:t>type</w:t>
      </w:r>
      <w:r w:rsidR="00DE46F3">
        <w:t>,</w:t>
      </w:r>
      <w:proofErr w:type="gramEnd"/>
      <w:r w:rsidR="00DE46F3">
        <w:t xml:space="preserve"> thus it couldn’t compare with other attribute which is </w:t>
      </w:r>
      <w:r w:rsidR="00B325B9">
        <w:t xml:space="preserve">compare for their </w:t>
      </w:r>
      <w:r w:rsidR="00CB290C">
        <w:t>ordinal data value</w:t>
      </w:r>
      <w:r w:rsidR="00F511EA">
        <w:t>. Size category is a postprocess of House</w:t>
      </w:r>
      <w:r w:rsidR="00F35D3A">
        <w:t xml:space="preserve"> </w:t>
      </w:r>
      <w:r w:rsidR="00F511EA">
        <w:t xml:space="preserve">Size </w:t>
      </w:r>
      <w:r w:rsidR="00B02B5E">
        <w:t>attribute, both are talking about the same thing, thus it is not included.</w:t>
      </w:r>
    </w:p>
    <w:p w14:paraId="68F234B4" w14:textId="2AA5DAC8" w:rsidR="00D7099F" w:rsidRPr="00D7099F" w:rsidRDefault="00D7099F" w:rsidP="00C839E4">
      <w:pPr>
        <w:jc w:val="left"/>
      </w:pPr>
      <w:r>
        <w:rPr>
          <w:vertAlign w:val="superscript"/>
        </w:rPr>
        <w:lastRenderedPageBreak/>
        <w:t xml:space="preserve">tech </w:t>
      </w:r>
      <w:r>
        <w:t>=</w:t>
      </w:r>
      <w:r w:rsidR="00C839E4" w:rsidRPr="00C839E4">
        <w:rPr>
          <w:noProof/>
        </w:rPr>
        <w:drawing>
          <wp:inline distT="0" distB="0" distL="0" distR="0" wp14:anchorId="37C6EAA5" wp14:editId="19C89D91">
            <wp:extent cx="4857182" cy="3010830"/>
            <wp:effectExtent l="0" t="0" r="635" b="0"/>
            <wp:docPr id="1338550510" name="Picture 133855051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550510" name="Picture 1" descr="A screenshot of a computer code&#10;&#10;Description automatically generated"/>
                    <pic:cNvPicPr/>
                  </pic:nvPicPr>
                  <pic:blipFill>
                    <a:blip r:embed="rId82"/>
                    <a:stretch>
                      <a:fillRect/>
                    </a:stretch>
                  </pic:blipFill>
                  <pic:spPr>
                    <a:xfrm>
                      <a:off x="0" y="0"/>
                      <a:ext cx="4865147" cy="3015767"/>
                    </a:xfrm>
                    <a:prstGeom prst="rect">
                      <a:avLst/>
                    </a:prstGeom>
                  </pic:spPr>
                </pic:pic>
              </a:graphicData>
            </a:graphic>
          </wp:inline>
        </w:drawing>
      </w:r>
    </w:p>
    <w:p w14:paraId="7CEDB35B" w14:textId="764927A0" w:rsidR="00C839E4" w:rsidRPr="00D7099F" w:rsidRDefault="00C839E4" w:rsidP="00C839E4">
      <w:pPr>
        <w:pStyle w:val="Figure"/>
      </w:pPr>
      <w:r>
        <w:t>Figure G-4</w:t>
      </w:r>
      <w:r w:rsidR="000928BB">
        <w:t xml:space="preserve">: </w:t>
      </w:r>
      <w:r w:rsidR="00026620">
        <w:t xml:space="preserve">Conversion of </w:t>
      </w:r>
      <w:r w:rsidR="00126D2E">
        <w:t>discrete attribute</w:t>
      </w:r>
      <w:r w:rsidR="001175F9">
        <w:t xml:space="preserve"> into </w:t>
      </w:r>
      <w:r w:rsidR="000A50AB">
        <w:t>c</w:t>
      </w:r>
      <w:r w:rsidR="002A290B">
        <w:t>ontinuous(attempted</w:t>
      </w:r>
      <w:proofErr w:type="gramStart"/>
      <w:r w:rsidR="002A290B">
        <w:t>)</w:t>
      </w:r>
      <w:r w:rsidR="00576B93">
        <w:t>(</w:t>
      </w:r>
      <w:proofErr w:type="gramEnd"/>
      <w:r w:rsidR="00576B93">
        <w:t>R code)</w:t>
      </w:r>
    </w:p>
    <w:p w14:paraId="660229D5" w14:textId="77777777" w:rsidR="002D1A96" w:rsidRDefault="00CB1534" w:rsidP="00D248F2">
      <w:pPr>
        <w:pStyle w:val="ListParagraph"/>
        <w:numPr>
          <w:ilvl w:val="0"/>
          <w:numId w:val="2"/>
        </w:numPr>
      </w:pPr>
      <w:r>
        <w:t>C</w:t>
      </w:r>
      <w:r w:rsidR="00661F24">
        <w:t>onver</w:t>
      </w:r>
      <w:r>
        <w:t xml:space="preserve">ting the </w:t>
      </w:r>
      <w:r w:rsidR="00AF7C79">
        <w:t>“Ground”</w:t>
      </w:r>
      <w:r w:rsidR="00A44045">
        <w:t xml:space="preserve">, “Upper Basement”, &amp; “Lower Basement” data </w:t>
      </w:r>
      <w:r w:rsidR="00A315FF">
        <w:t>into “0</w:t>
      </w:r>
      <w:r w:rsidR="00C01794">
        <w:t>”, “-1</w:t>
      </w:r>
      <w:proofErr w:type="gramStart"/>
      <w:r w:rsidR="00C01794">
        <w:t>”,&amp;</w:t>
      </w:r>
      <w:proofErr w:type="gramEnd"/>
      <w:r w:rsidR="00C01794">
        <w:t xml:space="preserve"> “-2” respectively, this is so it make sense that </w:t>
      </w:r>
      <w:r w:rsidR="0031284D">
        <w:t xml:space="preserve">to continue the counting </w:t>
      </w:r>
      <w:r w:rsidR="005745CA">
        <w:t xml:space="preserve">before the </w:t>
      </w:r>
      <w:r w:rsidR="00C800AE">
        <w:t xml:space="preserve">1,2,3,4,… floor. </w:t>
      </w:r>
    </w:p>
    <w:p w14:paraId="0B158759" w14:textId="5646E849" w:rsidR="00352F04" w:rsidRPr="00352F04" w:rsidRDefault="00C800AE" w:rsidP="00D248F2">
      <w:pPr>
        <w:pStyle w:val="ListParagraph"/>
        <w:numPr>
          <w:ilvl w:val="0"/>
          <w:numId w:val="2"/>
        </w:numPr>
      </w:pPr>
      <w:r>
        <w:t>Converting the “</w:t>
      </w:r>
      <w:r w:rsidR="00FC2D87">
        <w:t>Unfurnished</w:t>
      </w:r>
      <w:r>
        <w:t>”,</w:t>
      </w:r>
      <w:r w:rsidR="0078770C">
        <w:t xml:space="preserve"> “</w:t>
      </w:r>
      <w:r>
        <w:t>Semi-Furnished”,</w:t>
      </w:r>
      <w:r w:rsidR="0078770C">
        <w:t xml:space="preserve"> “</w:t>
      </w:r>
      <w:r w:rsidR="00C90AD9">
        <w:t>Furnished”, data into “</w:t>
      </w:r>
      <w:r w:rsidR="00C21AA6">
        <w:t xml:space="preserve">0”, “1”, “2” respectively, making the furnished to be </w:t>
      </w:r>
      <w:r w:rsidR="00463BEF">
        <w:t xml:space="preserve">the higher one </w:t>
      </w:r>
      <w:r w:rsidR="004A4FC8">
        <w:t xml:space="preserve">for an assumption of </w:t>
      </w:r>
      <w:r w:rsidR="00631D52">
        <w:t xml:space="preserve">Furnished house will have higher </w:t>
      </w:r>
      <w:r w:rsidR="000A1679">
        <w:t xml:space="preserve">Rent_Price (compared to </w:t>
      </w:r>
      <w:r w:rsidR="00C94796">
        <w:t>dependent variable)</w:t>
      </w:r>
      <w:r w:rsidR="002D1A96">
        <w:t>.</w:t>
      </w:r>
    </w:p>
    <w:p w14:paraId="6700F2D7" w14:textId="30FFCA32" w:rsidR="002D1A96" w:rsidRDefault="002D1A96" w:rsidP="00D248F2">
      <w:pPr>
        <w:pStyle w:val="ListParagraph"/>
        <w:numPr>
          <w:ilvl w:val="0"/>
          <w:numId w:val="2"/>
        </w:numPr>
      </w:pPr>
      <w:r>
        <w:t>Converting the “Contact Owner”, “Contact Agent”</w:t>
      </w:r>
      <w:r w:rsidR="00FC2D87">
        <w:t xml:space="preserve"> data into “0”, “1” respectively, making Contact agent to be higher for an assumption of Contact Agent will have higher Rent_Price</w:t>
      </w:r>
      <w:r w:rsidR="00544834">
        <w:t xml:space="preserve"> (compared to dependent variable)</w:t>
      </w:r>
    </w:p>
    <w:p w14:paraId="7C98541F" w14:textId="5AC1F9B6" w:rsidR="00544834" w:rsidRDefault="00544834" w:rsidP="00D248F2">
      <w:pPr>
        <w:pStyle w:val="ListParagraph"/>
        <w:numPr>
          <w:ilvl w:val="0"/>
          <w:numId w:val="2"/>
        </w:numPr>
      </w:pPr>
      <w:r>
        <w:t xml:space="preserve">Converting </w:t>
      </w:r>
      <w:r w:rsidR="00846F99">
        <w:t xml:space="preserve">the </w:t>
      </w:r>
      <w:r w:rsidR="00846F99" w:rsidRPr="00846F99">
        <w:t>“</w:t>
      </w:r>
      <w:r w:rsidR="00846F99">
        <w:t>Bachelors</w:t>
      </w:r>
      <w:r w:rsidR="00846F99" w:rsidRPr="00846F99">
        <w:t>”, “Bachelors</w:t>
      </w:r>
      <w:r w:rsidR="00846F99">
        <w:t>/Family</w:t>
      </w:r>
      <w:r w:rsidR="00846F99" w:rsidRPr="00846F99">
        <w:t>”</w:t>
      </w:r>
      <w:r w:rsidR="00846F99">
        <w:t>, “</w:t>
      </w:r>
      <w:r w:rsidR="00846F99" w:rsidRPr="00846F99">
        <w:t>Family</w:t>
      </w:r>
      <w:r w:rsidR="00846F99">
        <w:t>”</w:t>
      </w:r>
      <w:r w:rsidR="00846F99" w:rsidRPr="00846F99">
        <w:t xml:space="preserve"> data into “0”, “1”</w:t>
      </w:r>
      <w:r w:rsidR="00846F99">
        <w:t>, “2”</w:t>
      </w:r>
      <w:r w:rsidR="00846F99" w:rsidRPr="00846F99">
        <w:t xml:space="preserve"> respectively, making Family to be higher for an assumption of Family will have higher Rent_Price (compared to dependent variable)</w:t>
      </w:r>
    </w:p>
    <w:p w14:paraId="3C80ECF8" w14:textId="20D48B13" w:rsidR="00846F99" w:rsidRDefault="00846F99" w:rsidP="00D248F2">
      <w:pPr>
        <w:pStyle w:val="ListParagraph"/>
        <w:numPr>
          <w:ilvl w:val="0"/>
          <w:numId w:val="2"/>
        </w:numPr>
      </w:pPr>
      <w:r w:rsidRPr="00846F99">
        <w:t>Converting the “</w:t>
      </w:r>
      <w:r>
        <w:t>Super Area</w:t>
      </w:r>
      <w:r w:rsidRPr="00846F99">
        <w:t>”, “</w:t>
      </w:r>
      <w:r>
        <w:t>Carpet Area</w:t>
      </w:r>
      <w:r w:rsidRPr="00846F99">
        <w:t xml:space="preserve">” data into “0”, “1” respectively, making </w:t>
      </w:r>
      <w:r w:rsidR="007E7190" w:rsidRPr="007E7190">
        <w:t>Carpet Area</w:t>
      </w:r>
      <w:r w:rsidRPr="00846F99">
        <w:t xml:space="preserve"> to be higher for an assumption of </w:t>
      </w:r>
      <w:r w:rsidR="007E7190" w:rsidRPr="007E7190">
        <w:t>Carpet Area</w:t>
      </w:r>
      <w:r w:rsidRPr="00846F99">
        <w:t xml:space="preserve"> will have higher Rent_Price (compared to dependent variable)</w:t>
      </w:r>
    </w:p>
    <w:p w14:paraId="20B50F75" w14:textId="77777777" w:rsidR="002D1A96" w:rsidRPr="00352F04" w:rsidRDefault="002D1A96" w:rsidP="00352F04"/>
    <w:p w14:paraId="11C6E79A" w14:textId="59427C2B" w:rsidR="00A056BE" w:rsidRPr="00D7099F" w:rsidRDefault="00B76674" w:rsidP="00A056BE">
      <w:r w:rsidRPr="00B76674">
        <w:rPr>
          <w:noProof/>
        </w:rPr>
        <w:drawing>
          <wp:inline distT="0" distB="0" distL="0" distR="0" wp14:anchorId="66A2543C" wp14:editId="4955C43C">
            <wp:extent cx="4895385" cy="1210771"/>
            <wp:effectExtent l="0" t="0" r="635" b="8890"/>
            <wp:docPr id="588796201" name="Picture 5887962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96201" name="Picture 1" descr="A screenshot of a computer&#10;&#10;Description automatically generated"/>
                    <pic:cNvPicPr/>
                  </pic:nvPicPr>
                  <pic:blipFill>
                    <a:blip r:embed="rId83"/>
                    <a:stretch>
                      <a:fillRect/>
                    </a:stretch>
                  </pic:blipFill>
                  <pic:spPr>
                    <a:xfrm>
                      <a:off x="0" y="0"/>
                      <a:ext cx="4919071" cy="1216629"/>
                    </a:xfrm>
                    <a:prstGeom prst="rect">
                      <a:avLst/>
                    </a:prstGeom>
                  </pic:spPr>
                </pic:pic>
              </a:graphicData>
            </a:graphic>
          </wp:inline>
        </w:drawing>
      </w:r>
    </w:p>
    <w:p w14:paraId="6B27CC88" w14:textId="04183D59" w:rsidR="00B76674" w:rsidRPr="00D7099F" w:rsidRDefault="00B76674" w:rsidP="00B76674">
      <w:pPr>
        <w:pStyle w:val="Figure"/>
      </w:pPr>
      <w:r>
        <w:t xml:space="preserve">Figure G-5: Sample output of </w:t>
      </w:r>
      <w:r w:rsidR="00DA29D7">
        <w:t xml:space="preserve">post-conversion </w:t>
      </w:r>
      <w:r w:rsidR="006538EB">
        <w:t>attributes</w:t>
      </w:r>
    </w:p>
    <w:p w14:paraId="7FAC601B" w14:textId="535A85EE" w:rsidR="00EB69FF" w:rsidRPr="00151EDD" w:rsidRDefault="00BF7F77" w:rsidP="00BE360A">
      <w:r>
        <w:lastRenderedPageBreak/>
        <w:t xml:space="preserve">As seen at Figure G-5, </w:t>
      </w:r>
      <w:r w:rsidR="00BF6309">
        <w:t xml:space="preserve">all the </w:t>
      </w:r>
      <w:r w:rsidR="00121115">
        <w:t xml:space="preserve">5 mentioned attribute data </w:t>
      </w:r>
      <w:r w:rsidR="00C049AA">
        <w:t>have</w:t>
      </w:r>
      <w:r w:rsidR="00121115">
        <w:t xml:space="preserve"> been </w:t>
      </w:r>
      <w:proofErr w:type="gramStart"/>
      <w:r w:rsidR="00AE330D">
        <w:t>convert</w:t>
      </w:r>
      <w:proofErr w:type="gramEnd"/>
      <w:r w:rsidR="00AE330D">
        <w:t xml:space="preserve"> into number for the later attempt of </w:t>
      </w:r>
      <w:r w:rsidR="00001DE6">
        <w:t xml:space="preserve">correlation </w:t>
      </w:r>
      <w:r w:rsidR="00A40214">
        <w:t xml:space="preserve">graph plot &amp; </w:t>
      </w:r>
      <w:r w:rsidR="00686655">
        <w:rPr>
          <w:i/>
          <w:iCs/>
        </w:rPr>
        <w:t>general analysis 3: gradient relations</w:t>
      </w:r>
      <w:r w:rsidR="00291010">
        <w:rPr>
          <w:i/>
          <w:iCs/>
        </w:rPr>
        <w:t>hip heatmap</w:t>
      </w:r>
      <w:r w:rsidR="00151EDD">
        <w:t>.</w:t>
      </w:r>
    </w:p>
    <w:p w14:paraId="0E567B14" w14:textId="77777777" w:rsidR="00BE360A" w:rsidRPr="000B5AF5" w:rsidRDefault="00BE360A" w:rsidP="000B5AF5">
      <w:pPr>
        <w:pStyle w:val="Figure"/>
      </w:pPr>
    </w:p>
    <w:p w14:paraId="1DF64796" w14:textId="77777777" w:rsidR="00AD31BD" w:rsidRPr="006C0485" w:rsidRDefault="00AD31BD" w:rsidP="00D62ABA"/>
    <w:p w14:paraId="7A77BA33" w14:textId="77777777" w:rsidR="00151EDD" w:rsidRDefault="00151EDD">
      <w:pPr>
        <w:spacing w:line="259" w:lineRule="auto"/>
        <w:jc w:val="left"/>
        <w:rPr>
          <w:rFonts w:asciiTheme="majorHAnsi" w:eastAsiaTheme="majorEastAsia" w:hAnsiTheme="majorHAnsi" w:cstheme="majorBidi"/>
          <w:i/>
          <w:iCs/>
          <w:color w:val="2F5496" w:themeColor="accent1" w:themeShade="BF"/>
        </w:rPr>
      </w:pPr>
      <w:r>
        <w:br w:type="page"/>
      </w:r>
    </w:p>
    <w:p w14:paraId="6AE88414" w14:textId="5DD78404" w:rsidR="000B5AF5" w:rsidRDefault="003E2C58" w:rsidP="003E2C58">
      <w:pPr>
        <w:pStyle w:val="Heading4"/>
      </w:pPr>
      <w:bookmarkStart w:id="141" w:name="_Toc1475218910"/>
      <w:bookmarkStart w:id="142" w:name="_Toc144127783"/>
      <w:bookmarkStart w:id="143" w:name="_Toc414215709"/>
      <w:bookmarkStart w:id="144" w:name="_Toc144493717"/>
      <w:r>
        <w:lastRenderedPageBreak/>
        <w:t xml:space="preserve">General analysis 3: </w:t>
      </w:r>
      <w:r w:rsidR="00B748EB">
        <w:t xml:space="preserve">gradient </w:t>
      </w:r>
      <w:r w:rsidR="006A25A5">
        <w:t>relationship</w:t>
      </w:r>
      <w:r w:rsidR="001C48AB">
        <w:t xml:space="preserve"> heatmap</w:t>
      </w:r>
      <w:bookmarkEnd w:id="141"/>
      <w:bookmarkEnd w:id="142"/>
      <w:bookmarkEnd w:id="143"/>
      <w:bookmarkEnd w:id="144"/>
    </w:p>
    <w:p w14:paraId="383192A4" w14:textId="054A5A3B" w:rsidR="00E77776" w:rsidRPr="00E77776" w:rsidRDefault="006A25A5" w:rsidP="00E77776">
      <w:pPr>
        <w:rPr>
          <w:rFonts w:eastAsiaTheme="majorEastAsia"/>
        </w:rPr>
      </w:pPr>
      <w:r w:rsidRPr="006A25A5">
        <w:rPr>
          <w:rFonts w:eastAsiaTheme="majorEastAsia"/>
          <w:noProof/>
        </w:rPr>
        <w:drawing>
          <wp:inline distT="0" distB="0" distL="0" distR="0" wp14:anchorId="7D01C49C" wp14:editId="7C2698E9">
            <wp:extent cx="4906537" cy="2542907"/>
            <wp:effectExtent l="0" t="0" r="8890" b="0"/>
            <wp:docPr id="130533933" name="Picture 13053393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3933" name="Picture 1" descr="A screenshot of a computer screen&#10;&#10;Description automatically generated"/>
                    <pic:cNvPicPr/>
                  </pic:nvPicPr>
                  <pic:blipFill>
                    <a:blip r:embed="rId84"/>
                    <a:stretch>
                      <a:fillRect/>
                    </a:stretch>
                  </pic:blipFill>
                  <pic:spPr>
                    <a:xfrm>
                      <a:off x="0" y="0"/>
                      <a:ext cx="4916091" cy="2547859"/>
                    </a:xfrm>
                    <a:prstGeom prst="rect">
                      <a:avLst/>
                    </a:prstGeom>
                  </pic:spPr>
                </pic:pic>
              </a:graphicData>
            </a:graphic>
          </wp:inline>
        </w:drawing>
      </w:r>
    </w:p>
    <w:p w14:paraId="6E465DB2" w14:textId="49B12B32" w:rsidR="00D87528" w:rsidRPr="00E77776" w:rsidRDefault="00D87528" w:rsidP="00D87528">
      <w:pPr>
        <w:pStyle w:val="Figure"/>
        <w:rPr>
          <w:rFonts w:eastAsiaTheme="majorEastAsia"/>
        </w:rPr>
      </w:pPr>
      <w:r>
        <w:rPr>
          <w:rFonts w:eastAsiaTheme="majorEastAsia"/>
        </w:rPr>
        <w:t>Figure G-</w:t>
      </w:r>
      <w:r w:rsidR="00337280">
        <w:rPr>
          <w:rFonts w:eastAsiaTheme="majorEastAsia"/>
        </w:rPr>
        <w:t>6</w:t>
      </w:r>
      <w:r>
        <w:rPr>
          <w:rFonts w:eastAsiaTheme="majorEastAsia"/>
        </w:rPr>
        <w:t xml:space="preserve">: </w:t>
      </w:r>
      <w:r w:rsidR="000369C6">
        <w:rPr>
          <w:rFonts w:eastAsiaTheme="majorEastAsia"/>
        </w:rPr>
        <w:t xml:space="preserve">gradient </w:t>
      </w:r>
      <w:r w:rsidR="00AB02D3">
        <w:rPr>
          <w:rFonts w:eastAsiaTheme="majorEastAsia"/>
        </w:rPr>
        <w:t>relationship (heatmap)</w:t>
      </w:r>
    </w:p>
    <w:p w14:paraId="2A046769" w14:textId="05A9B025" w:rsidR="00592C28" w:rsidRDefault="00592C28" w:rsidP="00592C28">
      <w:pPr>
        <w:rPr>
          <w:rFonts w:eastAsiaTheme="majorEastAsia"/>
        </w:rPr>
      </w:pPr>
      <w:r>
        <w:rPr>
          <w:rFonts w:eastAsiaTheme="majorEastAsia"/>
        </w:rPr>
        <w:t>Figure G-</w:t>
      </w:r>
      <w:r w:rsidR="00337280">
        <w:rPr>
          <w:rFonts w:eastAsiaTheme="majorEastAsia"/>
        </w:rPr>
        <w:t>6</w:t>
      </w:r>
      <w:r>
        <w:rPr>
          <w:rFonts w:eastAsiaTheme="majorEastAsia"/>
        </w:rPr>
        <w:t xml:space="preserve"> show the </w:t>
      </w:r>
      <w:r w:rsidR="005D769F">
        <w:rPr>
          <w:rFonts w:eastAsiaTheme="majorEastAsia"/>
        </w:rPr>
        <w:t xml:space="preserve">gradient of a linear regression line if plotted </w:t>
      </w:r>
      <w:r w:rsidR="00D7099F">
        <w:rPr>
          <w:rFonts w:eastAsiaTheme="majorEastAsia"/>
        </w:rPr>
        <w:t xml:space="preserve">on the graph of Var1 vs Var2, for example, </w:t>
      </w:r>
      <w:r w:rsidR="00600309">
        <w:rPr>
          <w:rFonts w:eastAsiaTheme="majorEastAsia"/>
        </w:rPr>
        <w:t xml:space="preserve">a </w:t>
      </w:r>
      <w:r w:rsidR="00BC2E38">
        <w:rPr>
          <w:rFonts w:eastAsiaTheme="majorEastAsia"/>
        </w:rPr>
        <w:t xml:space="preserve">graph plot with </w:t>
      </w:r>
      <w:r w:rsidR="004E0323">
        <w:rPr>
          <w:rFonts w:eastAsiaTheme="majorEastAsia"/>
        </w:rPr>
        <w:t>x:</w:t>
      </w:r>
      <w:r w:rsidR="00810098">
        <w:rPr>
          <w:rFonts w:eastAsiaTheme="majorEastAsia"/>
        </w:rPr>
        <w:t xml:space="preserve"> </w:t>
      </w:r>
      <w:r w:rsidR="00FA04A0">
        <w:rPr>
          <w:rFonts w:eastAsiaTheme="majorEastAsia"/>
        </w:rPr>
        <w:t xml:space="preserve">BHK vs </w:t>
      </w:r>
      <w:proofErr w:type="gramStart"/>
      <w:r w:rsidR="00FA04A0">
        <w:rPr>
          <w:rFonts w:eastAsiaTheme="majorEastAsia"/>
        </w:rPr>
        <w:t>y:House</w:t>
      </w:r>
      <w:proofErr w:type="gramEnd"/>
      <w:r w:rsidR="00FA04A0">
        <w:rPr>
          <w:rFonts w:eastAsiaTheme="majorEastAsia"/>
        </w:rPr>
        <w:t>_Size, will yield a</w:t>
      </w:r>
      <w:r w:rsidR="00D7099F">
        <w:rPr>
          <w:rFonts w:eastAsiaTheme="majorEastAsia"/>
        </w:rPr>
        <w:t xml:space="preserve"> proportion gradient</w:t>
      </w:r>
      <w:r w:rsidR="00600309">
        <w:rPr>
          <w:rFonts w:eastAsiaTheme="majorEastAsia"/>
        </w:rPr>
        <w:t xml:space="preserve"> of </w:t>
      </w:r>
      <w:r w:rsidR="00CD08ED">
        <w:rPr>
          <w:rFonts w:eastAsiaTheme="majorEastAsia"/>
        </w:rPr>
        <w:t>0.8. the proportion is base</w:t>
      </w:r>
      <w:r w:rsidR="00202AF7">
        <w:rPr>
          <w:rFonts w:eastAsiaTheme="majorEastAsia"/>
        </w:rPr>
        <w:t xml:space="preserve">d for the attribute of data to </w:t>
      </w:r>
      <w:r w:rsidR="008A254C">
        <w:rPr>
          <w:rFonts w:eastAsiaTheme="majorEastAsia"/>
        </w:rPr>
        <w:t xml:space="preserve">have the range </w:t>
      </w:r>
      <w:r w:rsidR="00267063">
        <w:rPr>
          <w:rFonts w:eastAsiaTheme="majorEastAsia"/>
        </w:rPr>
        <w:t>scale</w:t>
      </w:r>
      <w:r w:rsidR="00F55E46">
        <w:rPr>
          <w:rFonts w:eastAsiaTheme="majorEastAsia"/>
        </w:rPr>
        <w:t xml:space="preserve"> from </w:t>
      </w:r>
      <w:r w:rsidR="00435E43">
        <w:rPr>
          <w:rFonts w:eastAsiaTheme="majorEastAsia"/>
        </w:rPr>
        <w:t xml:space="preserve">0:max(attribute) into </w:t>
      </w:r>
      <w:r w:rsidR="00F6782B">
        <w:rPr>
          <w:rFonts w:eastAsiaTheme="majorEastAsia"/>
        </w:rPr>
        <w:t>0:</w:t>
      </w:r>
      <w:r w:rsidR="00C64C8C">
        <w:rPr>
          <w:rFonts w:eastAsiaTheme="majorEastAsia"/>
        </w:rPr>
        <w:t xml:space="preserve">1 </w:t>
      </w:r>
      <w:r w:rsidR="00C64C8C">
        <w:rPr>
          <w:rFonts w:eastAsiaTheme="majorEastAsia"/>
          <w:vertAlign w:val="superscript"/>
        </w:rPr>
        <w:t>tech</w:t>
      </w:r>
      <w:r w:rsidR="00EE124F">
        <w:rPr>
          <w:rFonts w:eastAsiaTheme="majorEastAsia"/>
        </w:rPr>
        <w:t>.</w:t>
      </w:r>
      <w:r w:rsidR="00365348">
        <w:rPr>
          <w:rFonts w:eastAsiaTheme="majorEastAsia"/>
        </w:rPr>
        <w:t xml:space="preserve"> </w:t>
      </w:r>
    </w:p>
    <w:p w14:paraId="2C559FE5" w14:textId="23E6317E" w:rsidR="00365348" w:rsidRDefault="00365348" w:rsidP="00592C28">
      <w:pPr>
        <w:rPr>
          <w:rFonts w:eastAsiaTheme="majorEastAsia"/>
        </w:rPr>
      </w:pPr>
      <w:r>
        <w:rPr>
          <w:rFonts w:eastAsiaTheme="majorEastAsia"/>
        </w:rPr>
        <w:t xml:space="preserve">It can be observed that for the dependent variable </w:t>
      </w:r>
      <w:r w:rsidR="00E90005">
        <w:rPr>
          <w:rFonts w:eastAsiaTheme="majorEastAsia"/>
        </w:rPr>
        <w:t xml:space="preserve">– Rent_Price, it is mostly </w:t>
      </w:r>
      <w:r w:rsidR="008559A9">
        <w:rPr>
          <w:rFonts w:eastAsiaTheme="majorEastAsia"/>
        </w:rPr>
        <w:t xml:space="preserve">&amp; strongly </w:t>
      </w:r>
      <w:r w:rsidR="00E90005">
        <w:rPr>
          <w:rFonts w:eastAsiaTheme="majorEastAsia"/>
        </w:rPr>
        <w:t xml:space="preserve">affected by </w:t>
      </w:r>
      <w:proofErr w:type="spellStart"/>
      <w:r w:rsidR="00581FE4">
        <w:rPr>
          <w:rFonts w:eastAsiaTheme="majorEastAsia"/>
        </w:rPr>
        <w:t>No_of_Bathroom</w:t>
      </w:r>
      <w:proofErr w:type="spellEnd"/>
      <w:r w:rsidR="00581FE4">
        <w:rPr>
          <w:rFonts w:eastAsiaTheme="majorEastAsia"/>
        </w:rPr>
        <w:t xml:space="preserve">, BHK, </w:t>
      </w:r>
      <w:proofErr w:type="spellStart"/>
      <w:r w:rsidR="00581FE4">
        <w:rPr>
          <w:rFonts w:eastAsiaTheme="majorEastAsia"/>
        </w:rPr>
        <w:t>floor_category</w:t>
      </w:r>
      <w:proofErr w:type="spellEnd"/>
      <w:r w:rsidR="00581FE4">
        <w:rPr>
          <w:rFonts w:eastAsiaTheme="majorEastAsia"/>
        </w:rPr>
        <w:t xml:space="preserve">, &amp; </w:t>
      </w:r>
      <w:proofErr w:type="spellStart"/>
      <w:r w:rsidR="00117127">
        <w:rPr>
          <w:rFonts w:eastAsiaTheme="majorEastAsia"/>
        </w:rPr>
        <w:t>House_Size</w:t>
      </w:r>
      <w:proofErr w:type="spellEnd"/>
      <w:r w:rsidR="00117127">
        <w:rPr>
          <w:rFonts w:eastAsiaTheme="majorEastAsia"/>
        </w:rPr>
        <w:t>.</w:t>
      </w:r>
    </w:p>
    <w:p w14:paraId="074DA044" w14:textId="0391175C" w:rsidR="00D92D5E" w:rsidRPr="006D6278" w:rsidRDefault="00D92D5E" w:rsidP="00D92D5E">
      <w:pPr>
        <w:jc w:val="center"/>
        <w:rPr>
          <w:rStyle w:val="Strong"/>
          <w:rFonts w:eastAsiaTheme="majorEastAsia"/>
          <w:i/>
          <w:iCs/>
        </w:rPr>
      </w:pPr>
      <w:r w:rsidRPr="006D6278">
        <w:rPr>
          <w:rStyle w:val="Strong"/>
          <w:rFonts w:eastAsiaTheme="majorEastAsia"/>
          <w:i/>
          <w:iCs/>
        </w:rPr>
        <w:t>“““</w:t>
      </w:r>
    </w:p>
    <w:p w14:paraId="779AB306" w14:textId="74C1B617" w:rsidR="00D92D5E" w:rsidRDefault="006D6278" w:rsidP="00D92D5E">
      <w:pPr>
        <w:jc w:val="center"/>
        <w:rPr>
          <w:rStyle w:val="Strong"/>
          <w:rFonts w:eastAsiaTheme="majorEastAsia"/>
          <w:i/>
          <w:iCs/>
        </w:rPr>
      </w:pPr>
      <w:r>
        <w:rPr>
          <w:rStyle w:val="Strong"/>
          <w:rFonts w:eastAsiaTheme="majorEastAsia"/>
          <w:i/>
          <w:iCs/>
        </w:rPr>
        <w:t xml:space="preserve">The </w:t>
      </w:r>
      <w:r w:rsidR="00EC5353">
        <w:rPr>
          <w:rStyle w:val="Strong"/>
          <w:rFonts w:eastAsiaTheme="majorEastAsia"/>
          <w:i/>
          <w:iCs/>
        </w:rPr>
        <w:t>Rent_Price is strongly influenced by:</w:t>
      </w:r>
    </w:p>
    <w:p w14:paraId="13A55F10" w14:textId="77777777" w:rsidR="00EC5353" w:rsidRDefault="00EC5353" w:rsidP="00D92D5E">
      <w:pPr>
        <w:jc w:val="center"/>
        <w:rPr>
          <w:rStyle w:val="Strong"/>
          <w:rFonts w:eastAsiaTheme="majorEastAsia"/>
          <w:i/>
          <w:iCs/>
        </w:rPr>
      </w:pPr>
      <w:proofErr w:type="spellStart"/>
      <w:r w:rsidRPr="00EC5353">
        <w:rPr>
          <w:rStyle w:val="Strong"/>
          <w:rFonts w:eastAsiaTheme="majorEastAsia"/>
          <w:i/>
          <w:iCs/>
        </w:rPr>
        <w:t>No_of_Bathroom</w:t>
      </w:r>
      <w:proofErr w:type="spellEnd"/>
      <w:r w:rsidRPr="00EC5353">
        <w:rPr>
          <w:rStyle w:val="Strong"/>
          <w:rFonts w:eastAsiaTheme="majorEastAsia"/>
          <w:i/>
          <w:iCs/>
        </w:rPr>
        <w:t xml:space="preserve">, BHK, </w:t>
      </w:r>
      <w:proofErr w:type="spellStart"/>
      <w:r w:rsidRPr="00EC5353">
        <w:rPr>
          <w:rStyle w:val="Strong"/>
          <w:rFonts w:eastAsiaTheme="majorEastAsia"/>
          <w:i/>
          <w:iCs/>
        </w:rPr>
        <w:t>floor_category</w:t>
      </w:r>
      <w:proofErr w:type="spellEnd"/>
      <w:r w:rsidRPr="00EC5353">
        <w:rPr>
          <w:rStyle w:val="Strong"/>
          <w:rFonts w:eastAsiaTheme="majorEastAsia"/>
          <w:i/>
          <w:iCs/>
        </w:rPr>
        <w:t xml:space="preserve"> </w:t>
      </w:r>
      <w:r>
        <w:rPr>
          <w:rStyle w:val="Strong"/>
          <w:rFonts w:eastAsiaTheme="majorEastAsia"/>
          <w:i/>
          <w:iCs/>
        </w:rPr>
        <w:t>and</w:t>
      </w:r>
      <w:r w:rsidRPr="00EC5353">
        <w:rPr>
          <w:rStyle w:val="Strong"/>
          <w:rFonts w:eastAsiaTheme="majorEastAsia"/>
          <w:i/>
          <w:iCs/>
        </w:rPr>
        <w:t xml:space="preserve"> </w:t>
      </w:r>
      <w:proofErr w:type="spellStart"/>
      <w:r w:rsidRPr="00EC5353">
        <w:rPr>
          <w:rStyle w:val="Strong"/>
          <w:rFonts w:eastAsiaTheme="majorEastAsia"/>
          <w:i/>
          <w:iCs/>
        </w:rPr>
        <w:t>House_Size</w:t>
      </w:r>
      <w:proofErr w:type="spellEnd"/>
      <w:r>
        <w:rPr>
          <w:rStyle w:val="Strong"/>
          <w:rFonts w:eastAsiaTheme="majorEastAsia"/>
          <w:i/>
          <w:iCs/>
        </w:rPr>
        <w:t>,</w:t>
      </w:r>
    </w:p>
    <w:p w14:paraId="37639993" w14:textId="544C7982" w:rsidR="00EC5353" w:rsidRPr="00EC5353" w:rsidRDefault="00EC5353" w:rsidP="00D92D5E">
      <w:pPr>
        <w:jc w:val="center"/>
        <w:rPr>
          <w:rStyle w:val="Strong"/>
          <w:rFonts w:eastAsiaTheme="majorEastAsia"/>
          <w:b w:val="0"/>
          <w:bCs w:val="0"/>
          <w:i/>
          <w:iCs/>
        </w:rPr>
      </w:pPr>
      <w:r w:rsidRPr="00EC5353">
        <w:rPr>
          <w:rStyle w:val="Strong"/>
          <w:rFonts w:eastAsiaTheme="majorEastAsia"/>
          <w:b w:val="0"/>
          <w:bCs w:val="0"/>
          <w:i/>
          <w:iCs/>
        </w:rPr>
        <w:t>ranked</w:t>
      </w:r>
    </w:p>
    <w:p w14:paraId="58ABE4A5" w14:textId="601C91D3" w:rsidR="00EC5353" w:rsidRPr="006D6278" w:rsidRDefault="00EC5353" w:rsidP="00D92D5E">
      <w:pPr>
        <w:jc w:val="center"/>
        <w:rPr>
          <w:rStyle w:val="Strong"/>
          <w:rFonts w:eastAsiaTheme="majorEastAsia"/>
          <w:i/>
          <w:iCs/>
        </w:rPr>
      </w:pPr>
      <w:r w:rsidRPr="00EC5353">
        <w:rPr>
          <w:rStyle w:val="Strong"/>
          <w:rFonts w:eastAsiaTheme="majorEastAsia"/>
          <w:i/>
          <w:iCs/>
        </w:rPr>
        <w:t>”</w:t>
      </w:r>
      <w:r>
        <w:rPr>
          <w:rStyle w:val="Strong"/>
          <w:rFonts w:eastAsiaTheme="majorEastAsia"/>
          <w:i/>
          <w:iCs/>
        </w:rPr>
        <w:t>””</w:t>
      </w:r>
    </w:p>
    <w:p w14:paraId="5432F195" w14:textId="2DD74BF4" w:rsidR="006A0A13" w:rsidRPr="00C64C8C" w:rsidRDefault="00C64C8C" w:rsidP="006A0A13">
      <w:pPr>
        <w:jc w:val="left"/>
        <w:rPr>
          <w:rFonts w:eastAsiaTheme="majorEastAsia"/>
        </w:rPr>
      </w:pPr>
      <w:r>
        <w:rPr>
          <w:rFonts w:eastAsiaTheme="majorEastAsia"/>
          <w:vertAlign w:val="superscript"/>
        </w:rPr>
        <w:lastRenderedPageBreak/>
        <w:t>tech</w:t>
      </w:r>
      <w:r>
        <w:rPr>
          <w:rFonts w:eastAsiaTheme="majorEastAsia"/>
        </w:rPr>
        <w:t xml:space="preserve"> = </w:t>
      </w:r>
      <w:r w:rsidR="006A0A13" w:rsidRPr="006A0A13">
        <w:rPr>
          <w:rFonts w:eastAsiaTheme="majorEastAsia"/>
          <w:noProof/>
        </w:rPr>
        <w:drawing>
          <wp:inline distT="0" distB="0" distL="0" distR="0" wp14:anchorId="18CA8F58" wp14:editId="5A8DD234">
            <wp:extent cx="4839629" cy="2935318"/>
            <wp:effectExtent l="0" t="0" r="0" b="0"/>
            <wp:docPr id="1240998988" name="Picture 1240998988"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98988" name="Picture 1" descr="A computer screen shot of a program&#10;&#10;Description automatically generated"/>
                    <pic:cNvPicPr/>
                  </pic:nvPicPr>
                  <pic:blipFill>
                    <a:blip r:embed="rId85"/>
                    <a:stretch>
                      <a:fillRect/>
                    </a:stretch>
                  </pic:blipFill>
                  <pic:spPr>
                    <a:xfrm>
                      <a:off x="0" y="0"/>
                      <a:ext cx="4854694" cy="2944455"/>
                    </a:xfrm>
                    <a:prstGeom prst="rect">
                      <a:avLst/>
                    </a:prstGeom>
                  </pic:spPr>
                </pic:pic>
              </a:graphicData>
            </a:graphic>
          </wp:inline>
        </w:drawing>
      </w:r>
    </w:p>
    <w:p w14:paraId="59618CD1" w14:textId="1CA90F85" w:rsidR="009203DC" w:rsidRDefault="009203DC" w:rsidP="009203DC">
      <w:pPr>
        <w:pStyle w:val="Figure"/>
        <w:rPr>
          <w:rFonts w:eastAsiaTheme="majorEastAsia"/>
        </w:rPr>
      </w:pPr>
      <w:r>
        <w:rPr>
          <w:rFonts w:eastAsiaTheme="majorEastAsia"/>
        </w:rPr>
        <w:t xml:space="preserve">Figure G-6: </w:t>
      </w:r>
      <w:r w:rsidR="00540364">
        <w:rPr>
          <w:rFonts w:eastAsiaTheme="majorEastAsia"/>
        </w:rPr>
        <w:t xml:space="preserve">Conversion of </w:t>
      </w:r>
      <w:r w:rsidR="00A11022">
        <w:rPr>
          <w:rFonts w:eastAsiaTheme="majorEastAsia"/>
        </w:rPr>
        <w:t>contin</w:t>
      </w:r>
      <w:r w:rsidR="005C4073">
        <w:rPr>
          <w:rFonts w:eastAsiaTheme="majorEastAsia"/>
        </w:rPr>
        <w:t xml:space="preserve">uous data into proportion continuous </w:t>
      </w:r>
      <w:r w:rsidR="00A63174">
        <w:rPr>
          <w:rFonts w:eastAsiaTheme="majorEastAsia"/>
        </w:rPr>
        <w:t>from 0 to 1</w:t>
      </w:r>
      <w:r>
        <w:rPr>
          <w:rFonts w:eastAsiaTheme="majorEastAsia"/>
        </w:rPr>
        <w:t xml:space="preserve"> (R code)</w:t>
      </w:r>
    </w:p>
    <w:p w14:paraId="2C325EDC" w14:textId="2A1F2B9E" w:rsidR="00B85D36" w:rsidRPr="00B85D36" w:rsidRDefault="0080018E" w:rsidP="00B85D36">
      <w:pPr>
        <w:rPr>
          <w:rFonts w:eastAsiaTheme="majorEastAsia"/>
        </w:rPr>
      </w:pPr>
      <w:r>
        <w:rPr>
          <w:rFonts w:eastAsiaTheme="majorEastAsia"/>
        </w:rPr>
        <w:t xml:space="preserve">Using for loop to loop through the whole </w:t>
      </w:r>
      <w:r w:rsidR="006D32AF">
        <w:rPr>
          <w:rFonts w:eastAsiaTheme="majorEastAsia"/>
        </w:rPr>
        <w:t xml:space="preserve">record of </w:t>
      </w:r>
      <w:r w:rsidR="00810098">
        <w:rPr>
          <w:rFonts w:eastAsiaTheme="majorEastAsia"/>
        </w:rPr>
        <w:t>data frame</w:t>
      </w:r>
      <w:r w:rsidR="000D398E">
        <w:rPr>
          <w:rFonts w:eastAsiaTheme="majorEastAsia"/>
        </w:rPr>
        <w:t xml:space="preserve">, </w:t>
      </w:r>
      <w:r w:rsidR="001533B6">
        <w:rPr>
          <w:rFonts w:eastAsiaTheme="majorEastAsia"/>
        </w:rPr>
        <w:t>each attribute</w:t>
      </w:r>
      <w:r w:rsidR="00AE6EDB">
        <w:rPr>
          <w:rFonts w:eastAsiaTheme="majorEastAsia"/>
        </w:rPr>
        <w:t xml:space="preserve"> data is</w:t>
      </w:r>
      <w:r w:rsidR="001533B6">
        <w:rPr>
          <w:rFonts w:eastAsiaTheme="majorEastAsia"/>
        </w:rPr>
        <w:t xml:space="preserve"> </w:t>
      </w:r>
      <w:r w:rsidR="00EF0DE7">
        <w:rPr>
          <w:rFonts w:eastAsiaTheme="majorEastAsia"/>
        </w:rPr>
        <w:t xml:space="preserve">then </w:t>
      </w:r>
      <w:proofErr w:type="gramStart"/>
      <w:r w:rsidR="00AE6EDB">
        <w:rPr>
          <w:rFonts w:eastAsiaTheme="majorEastAsia"/>
        </w:rPr>
        <w:t>convert</w:t>
      </w:r>
      <w:proofErr w:type="gramEnd"/>
      <w:r w:rsidR="00AE6EDB">
        <w:rPr>
          <w:rFonts w:eastAsiaTheme="majorEastAsia"/>
        </w:rPr>
        <w:t xml:space="preserve"> into </w:t>
      </w:r>
      <w:r w:rsidR="00DB5A56">
        <w:rPr>
          <w:rFonts w:eastAsiaTheme="majorEastAsia"/>
        </w:rPr>
        <w:t>a proportion number from 0 to 1, by utilising</w:t>
      </w:r>
      <w:r w:rsidR="00EF0DE7">
        <w:rPr>
          <w:rFonts w:eastAsiaTheme="majorEastAsia"/>
        </w:rPr>
        <w:t xml:space="preserve"> the </w:t>
      </w:r>
      <w:r w:rsidR="003F506D">
        <w:rPr>
          <w:rFonts w:eastAsiaTheme="majorEastAsia"/>
        </w:rPr>
        <w:t xml:space="preserve">attribute data and </w:t>
      </w:r>
      <w:r w:rsidR="000D7BFB">
        <w:rPr>
          <w:rFonts w:eastAsiaTheme="majorEastAsia"/>
        </w:rPr>
        <w:t>divide it with the max</w:t>
      </w:r>
      <w:r w:rsidR="008C1875">
        <w:rPr>
          <w:rFonts w:eastAsiaTheme="majorEastAsia"/>
        </w:rPr>
        <w:t xml:space="preserve">(attribute), </w:t>
      </w:r>
      <w:r w:rsidR="00FC6CD5">
        <w:rPr>
          <w:rFonts w:eastAsiaTheme="majorEastAsia"/>
        </w:rPr>
        <w:t xml:space="preserve">for example, a BHK value of 2 will be divide with </w:t>
      </w:r>
      <w:r w:rsidR="00984DE2">
        <w:rPr>
          <w:rFonts w:eastAsiaTheme="majorEastAsia"/>
        </w:rPr>
        <w:t xml:space="preserve">6 (maximum value of BHK in </w:t>
      </w:r>
      <w:r w:rsidR="00810098">
        <w:rPr>
          <w:rFonts w:eastAsiaTheme="majorEastAsia"/>
        </w:rPr>
        <w:t>data frame</w:t>
      </w:r>
      <w:r w:rsidR="00984DE2">
        <w:rPr>
          <w:rFonts w:eastAsiaTheme="majorEastAsia"/>
        </w:rPr>
        <w:t xml:space="preserve">), which then </w:t>
      </w:r>
      <w:r w:rsidR="00DF66E6">
        <w:rPr>
          <w:rFonts w:eastAsiaTheme="majorEastAsia"/>
        </w:rPr>
        <w:t xml:space="preserve">give a result of </w:t>
      </w:r>
      <w:r w:rsidR="00993366">
        <w:rPr>
          <w:rFonts w:eastAsiaTheme="majorEastAsia"/>
        </w:rPr>
        <w:t>0.33</w:t>
      </w:r>
      <w:r w:rsidR="003C098D">
        <w:rPr>
          <w:rFonts w:eastAsiaTheme="majorEastAsia"/>
        </w:rPr>
        <w:t>.</w:t>
      </w:r>
    </w:p>
    <w:p w14:paraId="33CAECCD" w14:textId="2EA1D1A8" w:rsidR="00AB64B9" w:rsidRPr="00C64C8C" w:rsidRDefault="009203DC" w:rsidP="00D76A83">
      <w:pPr>
        <w:jc w:val="center"/>
        <w:rPr>
          <w:rFonts w:eastAsiaTheme="majorEastAsia"/>
        </w:rPr>
      </w:pPr>
      <w:r w:rsidRPr="009203DC">
        <w:rPr>
          <w:rFonts w:eastAsiaTheme="majorEastAsia"/>
          <w:noProof/>
        </w:rPr>
        <w:drawing>
          <wp:inline distT="0" distB="0" distL="0" distR="0" wp14:anchorId="10F4F021" wp14:editId="3A5C7FB5">
            <wp:extent cx="3448740" cy="3892550"/>
            <wp:effectExtent l="0" t="0" r="0" b="0"/>
            <wp:docPr id="543394987" name="Picture 543394987"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94987" name="Picture 1" descr="A screenshot of a table&#10;&#10;Description automatically generated"/>
                    <pic:cNvPicPr/>
                  </pic:nvPicPr>
                  <pic:blipFill>
                    <a:blip r:embed="rId86"/>
                    <a:stretch>
                      <a:fillRect/>
                    </a:stretch>
                  </pic:blipFill>
                  <pic:spPr>
                    <a:xfrm>
                      <a:off x="0" y="0"/>
                      <a:ext cx="3466534" cy="3912634"/>
                    </a:xfrm>
                    <a:prstGeom prst="rect">
                      <a:avLst/>
                    </a:prstGeom>
                  </pic:spPr>
                </pic:pic>
              </a:graphicData>
            </a:graphic>
          </wp:inline>
        </w:drawing>
      </w:r>
    </w:p>
    <w:p w14:paraId="48197E8C" w14:textId="5E8C8415" w:rsidR="004460B4" w:rsidRDefault="003C098D" w:rsidP="004460B4">
      <w:pPr>
        <w:pStyle w:val="Figure"/>
        <w:rPr>
          <w:rFonts w:eastAsiaTheme="majorEastAsia"/>
        </w:rPr>
      </w:pPr>
      <w:r>
        <w:rPr>
          <w:rFonts w:eastAsiaTheme="majorEastAsia"/>
        </w:rPr>
        <w:t xml:space="preserve">Figure G-7: </w:t>
      </w:r>
      <w:r w:rsidR="00FB59BE">
        <w:rPr>
          <w:rFonts w:eastAsiaTheme="majorEastAsia"/>
        </w:rPr>
        <w:t>sample output of</w:t>
      </w:r>
      <w:r w:rsidR="00DC7626">
        <w:rPr>
          <w:rFonts w:eastAsiaTheme="majorEastAsia"/>
        </w:rPr>
        <w:t xml:space="preserve"> gradient of</w:t>
      </w:r>
      <w:r w:rsidR="00FB59BE">
        <w:rPr>
          <w:rFonts w:eastAsiaTheme="majorEastAsia"/>
        </w:rPr>
        <w:t xml:space="preserve"> </w:t>
      </w:r>
      <w:r w:rsidR="008F4218">
        <w:rPr>
          <w:rFonts w:eastAsiaTheme="majorEastAsia"/>
        </w:rPr>
        <w:t>post</w:t>
      </w:r>
      <w:r w:rsidR="003E4502">
        <w:rPr>
          <w:rFonts w:eastAsiaTheme="majorEastAsia"/>
        </w:rPr>
        <w:t>-proportion conversion attribute</w:t>
      </w:r>
    </w:p>
    <w:p w14:paraId="18CBE464" w14:textId="2C9568D0" w:rsidR="00D76A83" w:rsidRPr="004460B4" w:rsidRDefault="004460B4" w:rsidP="004460B4">
      <w:pPr>
        <w:rPr>
          <w:rFonts w:eastAsiaTheme="majorEastAsia"/>
          <w:color w:val="2F5496" w:themeColor="accent1" w:themeShade="BF"/>
          <w:sz w:val="16"/>
        </w:rPr>
      </w:pPr>
      <w:r>
        <w:lastRenderedPageBreak/>
        <w:t xml:space="preserve">Figure G-7 show some a few of the output </w:t>
      </w:r>
      <w:r w:rsidR="00DC7626">
        <w:t xml:space="preserve">gradient </w:t>
      </w:r>
      <w:r>
        <w:t xml:space="preserve">data frame that are formed </w:t>
      </w:r>
      <w:r w:rsidR="00610828">
        <w:t xml:space="preserve">from the conversion of attribute data into a range between 0 </w:t>
      </w:r>
      <w:r w:rsidR="008A454C">
        <w:t xml:space="preserve">and 1. For </w:t>
      </w:r>
      <w:r w:rsidR="00A0423E">
        <w:t>example, the</w:t>
      </w:r>
      <w:r w:rsidR="00DC7626">
        <w:t xml:space="preserve"> </w:t>
      </w:r>
      <w:proofErr w:type="gramStart"/>
      <w:r w:rsidR="00C751FE">
        <w:t>x:</w:t>
      </w:r>
      <w:r w:rsidR="00DC7626">
        <w:t>BHK</w:t>
      </w:r>
      <w:proofErr w:type="gramEnd"/>
      <w:r w:rsidR="00DC7626">
        <w:t xml:space="preserve"> </w:t>
      </w:r>
      <w:r w:rsidR="00C751FE">
        <w:t xml:space="preserve">vs y:Rent-Price give  a gradient of </w:t>
      </w:r>
      <w:r w:rsidR="007D16D6">
        <w:t xml:space="preserve">0.54, meaning that relatively proportionally speaking, </w:t>
      </w:r>
      <w:r w:rsidR="003F4158">
        <w:t xml:space="preserve">an increase in </w:t>
      </w:r>
      <w:r w:rsidR="002D64D0">
        <w:t>1.00</w:t>
      </w:r>
      <w:r w:rsidR="00B30699">
        <w:t xml:space="preserve"> BHK, will yield a </w:t>
      </w:r>
      <w:r w:rsidR="00286C23">
        <w:t xml:space="preserve">proportionally </w:t>
      </w:r>
      <w:r w:rsidR="00E20381">
        <w:t>increment of 0.54 Rent_Price.</w:t>
      </w:r>
      <w:r w:rsidR="00D76A83">
        <w:br w:type="page"/>
      </w:r>
    </w:p>
    <w:p w14:paraId="21577671" w14:textId="77777777" w:rsidR="00C0278E" w:rsidRPr="003329EF" w:rsidRDefault="00237681" w:rsidP="00237681">
      <w:pPr>
        <w:pStyle w:val="Heading2"/>
        <w:rPr>
          <w:rFonts w:ascii="Times New Roman" w:hAnsi="Times New Roman" w:cs="Times New Roman"/>
          <w:sz w:val="24"/>
          <w:szCs w:val="24"/>
        </w:rPr>
      </w:pPr>
      <w:bookmarkStart w:id="145" w:name="_Toc144493718"/>
      <w:bookmarkStart w:id="146" w:name="_Toc117769802"/>
      <w:bookmarkStart w:id="147" w:name="_Toc144127784"/>
      <w:bookmarkStart w:id="148" w:name="_Toc930622670"/>
      <w:r w:rsidRPr="003329EF">
        <w:rPr>
          <w:rFonts w:ascii="Times New Roman" w:hAnsi="Times New Roman" w:cs="Times New Roman"/>
          <w:sz w:val="24"/>
          <w:szCs w:val="24"/>
        </w:rPr>
        <w:lastRenderedPageBreak/>
        <w:t xml:space="preserve">Hypothesis </w:t>
      </w:r>
      <w:r w:rsidR="00C0278E" w:rsidRPr="003329EF">
        <w:rPr>
          <w:rFonts w:ascii="Times New Roman" w:hAnsi="Times New Roman" w:cs="Times New Roman"/>
          <w:sz w:val="24"/>
          <w:szCs w:val="24"/>
        </w:rPr>
        <w:t>proving</w:t>
      </w:r>
      <w:bookmarkEnd w:id="145"/>
    </w:p>
    <w:p w14:paraId="6DCC3641" w14:textId="77777777" w:rsidR="004A4EFE" w:rsidRDefault="00C0278E" w:rsidP="00BF61E7">
      <w:r w:rsidRPr="00C0278E">
        <w:rPr>
          <w:noProof/>
        </w:rPr>
        <w:drawing>
          <wp:inline distT="0" distB="0" distL="0" distR="0" wp14:anchorId="2654BC8E" wp14:editId="01AD479A">
            <wp:extent cx="5531005" cy="1480253"/>
            <wp:effectExtent l="0" t="0" r="0" b="5715"/>
            <wp:docPr id="225171285" name="Picture 2251712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71285" name="Picture 1" descr="A screenshot of a computer&#10;&#10;Description automatically generated"/>
                    <pic:cNvPicPr/>
                  </pic:nvPicPr>
                  <pic:blipFill>
                    <a:blip r:embed="rId87"/>
                    <a:stretch>
                      <a:fillRect/>
                    </a:stretch>
                  </pic:blipFill>
                  <pic:spPr>
                    <a:xfrm>
                      <a:off x="0" y="0"/>
                      <a:ext cx="5539995" cy="1482659"/>
                    </a:xfrm>
                    <a:prstGeom prst="rect">
                      <a:avLst/>
                    </a:prstGeom>
                  </pic:spPr>
                </pic:pic>
              </a:graphicData>
            </a:graphic>
          </wp:inline>
        </w:drawing>
      </w:r>
    </w:p>
    <w:p w14:paraId="4BD675FA" w14:textId="77777777" w:rsidR="00C65026" w:rsidRDefault="004A4EFE" w:rsidP="00BF61E7">
      <w:r>
        <w:t>As the hypothesis stated – “</w:t>
      </w:r>
      <w:r w:rsidR="002103F6" w:rsidRPr="002103F6">
        <w:t>Furnished houses at different cities, yield the same result of 80% smaller size house having a profit rent price</w:t>
      </w:r>
      <w:r>
        <w:t>”</w:t>
      </w:r>
      <w:r w:rsidR="00BD7B8D">
        <w:t xml:space="preserve">. </w:t>
      </w:r>
    </w:p>
    <w:p w14:paraId="3B0C1CC9" w14:textId="77777777" w:rsidR="00181845" w:rsidRDefault="00C65026" w:rsidP="0097539B">
      <w:pPr>
        <w:pStyle w:val="Heading3"/>
      </w:pPr>
      <w:bookmarkStart w:id="149" w:name="_Toc144493719"/>
      <w:r>
        <w:t>Conclusion</w:t>
      </w:r>
      <w:r w:rsidR="00181845">
        <w:t>:</w:t>
      </w:r>
      <w:bookmarkEnd w:id="149"/>
    </w:p>
    <w:p w14:paraId="46B9673A" w14:textId="77777777" w:rsidR="00AC6343" w:rsidRDefault="00AC6343" w:rsidP="00BF61E7">
      <w:r>
        <w:t xml:space="preserve">Hypothesis correctness: </w:t>
      </w:r>
      <w:proofErr w:type="gramStart"/>
      <w:r>
        <w:t>partially-correct</w:t>
      </w:r>
      <w:proofErr w:type="gramEnd"/>
    </w:p>
    <w:p w14:paraId="1D77860C" w14:textId="77777777" w:rsidR="0097539B" w:rsidRDefault="00856B7B" w:rsidP="00BF61E7">
      <w:r>
        <w:t>Finding</w:t>
      </w:r>
      <w:r w:rsidR="00E55302">
        <w:t xml:space="preserve">: </w:t>
      </w:r>
      <w:r w:rsidR="00D01F15">
        <w:t>N</w:t>
      </w:r>
      <w:r w:rsidR="00E55302">
        <w:t xml:space="preserve">ot all </w:t>
      </w:r>
      <w:proofErr w:type="gramStart"/>
      <w:r w:rsidR="00E55302">
        <w:t>city</w:t>
      </w:r>
      <w:proofErr w:type="gramEnd"/>
      <w:r w:rsidR="00E55302">
        <w:t xml:space="preserve"> yield </w:t>
      </w:r>
      <w:r w:rsidR="00D01F15">
        <w:t xml:space="preserve">80% of smaller furnished size house having profit rent price. It is only true in 3 of the 6 Cities </w:t>
      </w:r>
      <w:r w:rsidR="000866B7">
        <w:t>–</w:t>
      </w:r>
      <w:r w:rsidR="00D01F15">
        <w:t xml:space="preserve"> </w:t>
      </w:r>
      <w:r w:rsidR="000866B7">
        <w:t xml:space="preserve">Hyderabad, Chennai, &amp; Kolkata. </w:t>
      </w:r>
    </w:p>
    <w:p w14:paraId="6ACEB8B2" w14:textId="77777777" w:rsidR="00AD00A1" w:rsidRDefault="00AD00A1" w:rsidP="00BF61E7">
      <w:r w:rsidRPr="00AD00A1">
        <w:rPr>
          <w:noProof/>
        </w:rPr>
        <w:drawing>
          <wp:inline distT="0" distB="0" distL="0" distR="0" wp14:anchorId="1AAF1ABF" wp14:editId="1F0D6381">
            <wp:extent cx="7413771" cy="3848100"/>
            <wp:effectExtent l="0" t="0" r="0" b="0"/>
            <wp:docPr id="1051980730" name="Picture 105198073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80730" name="Picture 1" descr="A screenshot of a computer screen&#10;&#10;Description automatically generated"/>
                    <pic:cNvPicPr/>
                  </pic:nvPicPr>
                  <pic:blipFill>
                    <a:blip r:embed="rId88"/>
                    <a:stretch>
                      <a:fillRect/>
                    </a:stretch>
                  </pic:blipFill>
                  <pic:spPr>
                    <a:xfrm>
                      <a:off x="0" y="0"/>
                      <a:ext cx="7435184" cy="3859215"/>
                    </a:xfrm>
                    <a:prstGeom prst="rect">
                      <a:avLst/>
                    </a:prstGeom>
                  </pic:spPr>
                </pic:pic>
              </a:graphicData>
            </a:graphic>
          </wp:inline>
        </w:drawing>
      </w:r>
    </w:p>
    <w:p w14:paraId="3C4A60B6" w14:textId="77777777" w:rsidR="00E10E8B" w:rsidRDefault="00AD00A1" w:rsidP="00AD00A1">
      <w:pPr>
        <w:pStyle w:val="Figure"/>
      </w:pPr>
      <w:r>
        <w:t xml:space="preserve">Figure H-1: house size vs rent price for each size category for furnishing </w:t>
      </w:r>
      <w:proofErr w:type="gramStart"/>
      <w:r>
        <w:t>status</w:t>
      </w:r>
      <w:proofErr w:type="gramEnd"/>
    </w:p>
    <w:p w14:paraId="62604AEE" w14:textId="72F1BC85" w:rsidR="00237681" w:rsidRDefault="00237681" w:rsidP="00E10E8B">
      <w:pPr>
        <w:rPr>
          <w:rFonts w:eastAsiaTheme="majorEastAsia"/>
        </w:rPr>
      </w:pPr>
      <w:r>
        <w:br w:type="page"/>
      </w:r>
    </w:p>
    <w:p w14:paraId="640C0301" w14:textId="7994F3F7" w:rsidR="00ED34E5" w:rsidRPr="003329EF" w:rsidRDefault="007801C6" w:rsidP="007801C6">
      <w:pPr>
        <w:pStyle w:val="Heading2"/>
        <w:rPr>
          <w:rFonts w:ascii="Times New Roman" w:hAnsi="Times New Roman" w:cs="Times New Roman"/>
          <w:sz w:val="24"/>
          <w:szCs w:val="24"/>
        </w:rPr>
      </w:pPr>
      <w:bookmarkStart w:id="150" w:name="_Toc144493720"/>
      <w:r w:rsidRPr="003329EF">
        <w:rPr>
          <w:rFonts w:ascii="Times New Roman" w:hAnsi="Times New Roman" w:cs="Times New Roman"/>
          <w:sz w:val="24"/>
          <w:szCs w:val="24"/>
        </w:rPr>
        <w:lastRenderedPageBreak/>
        <w:t>Foo Yau Yit</w:t>
      </w:r>
      <w:bookmarkEnd w:id="146"/>
      <w:bookmarkEnd w:id="147"/>
      <w:bookmarkEnd w:id="148"/>
      <w:bookmarkEnd w:id="150"/>
    </w:p>
    <w:p w14:paraId="3DBC1271" w14:textId="5DD78404" w:rsidR="00790B05" w:rsidRPr="003329EF" w:rsidRDefault="007801C6" w:rsidP="00047264">
      <w:pPr>
        <w:pStyle w:val="Heading3"/>
        <w:rPr>
          <w:rFonts w:ascii="Times New Roman" w:hAnsi="Times New Roman" w:cs="Times New Roman"/>
        </w:rPr>
      </w:pPr>
      <w:bookmarkStart w:id="151" w:name="_Toc551892360"/>
      <w:bookmarkStart w:id="152" w:name="_Toc144127785"/>
      <w:bookmarkStart w:id="153" w:name="_Toc1154991901"/>
      <w:bookmarkStart w:id="154" w:name="_Toc144493721"/>
      <w:r w:rsidRPr="003329EF">
        <w:rPr>
          <w:rFonts w:ascii="Times New Roman" w:hAnsi="Times New Roman" w:cs="Times New Roman"/>
        </w:rPr>
        <w:t xml:space="preserve">Objective - smaller size house make more profit </w:t>
      </w:r>
      <w:r w:rsidR="00076718" w:rsidRPr="003329EF">
        <w:rPr>
          <w:rFonts w:ascii="Times New Roman" w:hAnsi="Times New Roman" w:cs="Times New Roman"/>
        </w:rPr>
        <w:t>compared</w:t>
      </w:r>
      <w:r w:rsidRPr="003329EF">
        <w:rPr>
          <w:rFonts w:ascii="Times New Roman" w:hAnsi="Times New Roman" w:cs="Times New Roman"/>
        </w:rPr>
        <w:t xml:space="preserve"> to bigger </w:t>
      </w:r>
      <w:proofErr w:type="gramStart"/>
      <w:r w:rsidRPr="003329EF">
        <w:rPr>
          <w:rFonts w:ascii="Times New Roman" w:hAnsi="Times New Roman" w:cs="Times New Roman"/>
        </w:rPr>
        <w:t>size</w:t>
      </w:r>
      <w:bookmarkEnd w:id="151"/>
      <w:bookmarkEnd w:id="152"/>
      <w:bookmarkEnd w:id="153"/>
      <w:bookmarkEnd w:id="154"/>
      <w:proofErr w:type="gramEnd"/>
    </w:p>
    <w:p w14:paraId="1BFE5BE0" w14:textId="5DD78404" w:rsidR="00001784" w:rsidRPr="003329EF" w:rsidRDefault="002B5546" w:rsidP="00001784">
      <w:pPr>
        <w:pStyle w:val="Heading4"/>
        <w:rPr>
          <w:rFonts w:ascii="Times New Roman" w:hAnsi="Times New Roman" w:cs="Times New Roman"/>
        </w:rPr>
      </w:pPr>
      <w:bookmarkStart w:id="155" w:name="_Toc1780516230"/>
      <w:bookmarkStart w:id="156" w:name="_Toc144127786"/>
      <w:bookmarkStart w:id="157" w:name="_Toc1472743311"/>
      <w:bookmarkStart w:id="158" w:name="_Toc144493722"/>
      <w:r w:rsidRPr="003329EF">
        <w:rPr>
          <w:rFonts w:ascii="Times New Roman" w:hAnsi="Times New Roman" w:cs="Times New Roman"/>
        </w:rPr>
        <w:t>Objective Analysis 1:</w:t>
      </w:r>
      <w:r w:rsidR="008E4401" w:rsidRPr="003329EF">
        <w:rPr>
          <w:rFonts w:ascii="Times New Roman" w:hAnsi="Times New Roman" w:cs="Times New Roman"/>
        </w:rPr>
        <w:t xml:space="preserve"> </w:t>
      </w:r>
      <w:r w:rsidR="00047264" w:rsidRPr="003329EF">
        <w:rPr>
          <w:rFonts w:ascii="Times New Roman" w:hAnsi="Times New Roman" w:cs="Times New Roman"/>
        </w:rPr>
        <w:t xml:space="preserve">City </w:t>
      </w:r>
      <w:r w:rsidR="00135C41" w:rsidRPr="003329EF">
        <w:rPr>
          <w:rFonts w:ascii="Times New Roman" w:hAnsi="Times New Roman" w:cs="Times New Roman"/>
        </w:rPr>
        <w:t xml:space="preserve">record </w:t>
      </w:r>
      <w:r w:rsidR="002532FA" w:rsidRPr="003329EF">
        <w:rPr>
          <w:rFonts w:ascii="Times New Roman" w:hAnsi="Times New Roman" w:cs="Times New Roman"/>
        </w:rPr>
        <w:t>distribution</w:t>
      </w:r>
      <w:bookmarkEnd w:id="155"/>
      <w:bookmarkEnd w:id="156"/>
      <w:bookmarkEnd w:id="157"/>
      <w:bookmarkEnd w:id="158"/>
    </w:p>
    <w:p w14:paraId="5D16FCD7" w14:textId="6620B922" w:rsidR="002B794F" w:rsidRPr="00076718" w:rsidRDefault="002B794F" w:rsidP="00076718">
      <w:r w:rsidRPr="002B794F">
        <w:rPr>
          <w:noProof/>
        </w:rPr>
        <w:drawing>
          <wp:inline distT="0" distB="0" distL="0" distR="0" wp14:anchorId="106B3D26" wp14:editId="23AD6657">
            <wp:extent cx="4892628" cy="3252866"/>
            <wp:effectExtent l="0" t="0" r="3810" b="5080"/>
            <wp:docPr id="281023914" name="Picture 28102391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23914" name="Picture 1" descr="A graph of different colored bars&#10;&#10;Description automatically generated"/>
                    <pic:cNvPicPr/>
                  </pic:nvPicPr>
                  <pic:blipFill>
                    <a:blip r:embed="rId89"/>
                    <a:stretch>
                      <a:fillRect/>
                    </a:stretch>
                  </pic:blipFill>
                  <pic:spPr>
                    <a:xfrm>
                      <a:off x="0" y="0"/>
                      <a:ext cx="4897558" cy="3256143"/>
                    </a:xfrm>
                    <a:prstGeom prst="rect">
                      <a:avLst/>
                    </a:prstGeom>
                  </pic:spPr>
                </pic:pic>
              </a:graphicData>
            </a:graphic>
          </wp:inline>
        </w:drawing>
      </w:r>
    </w:p>
    <w:p w14:paraId="55B7ECB2" w14:textId="52CE33C2" w:rsidR="00D505BC" w:rsidRPr="003329EF" w:rsidRDefault="00C0794A" w:rsidP="00C0794A">
      <w:pPr>
        <w:pStyle w:val="Figure"/>
        <w:rPr>
          <w:rFonts w:eastAsiaTheme="majorEastAsia"/>
          <w:sz w:val="24"/>
        </w:rPr>
      </w:pPr>
      <w:r w:rsidRPr="003329EF">
        <w:rPr>
          <w:rFonts w:eastAsiaTheme="majorEastAsia"/>
          <w:sz w:val="24"/>
        </w:rPr>
        <w:t xml:space="preserve">Figure </w:t>
      </w:r>
      <w:r w:rsidR="006B3531" w:rsidRPr="003329EF">
        <w:rPr>
          <w:rFonts w:eastAsiaTheme="majorEastAsia"/>
          <w:sz w:val="24"/>
        </w:rPr>
        <w:t>F-</w:t>
      </w:r>
      <w:r w:rsidR="00641895" w:rsidRPr="003329EF">
        <w:rPr>
          <w:rFonts w:eastAsiaTheme="majorEastAsia"/>
          <w:sz w:val="24"/>
        </w:rPr>
        <w:t>1: City vs Record Distribution in each Size category (complex bar)</w:t>
      </w:r>
    </w:p>
    <w:p w14:paraId="32A8D126" w14:textId="0C0E7F8B" w:rsidR="00500D8F" w:rsidRDefault="00093543" w:rsidP="00641895">
      <w:pPr>
        <w:rPr>
          <w:rFonts w:eastAsiaTheme="majorEastAsia"/>
        </w:rPr>
      </w:pPr>
      <w:r>
        <w:rPr>
          <w:rFonts w:eastAsiaTheme="majorEastAsia"/>
        </w:rPr>
        <w:t xml:space="preserve">It was able to </w:t>
      </w:r>
      <w:r w:rsidR="00E70E02">
        <w:rPr>
          <w:rFonts w:eastAsiaTheme="majorEastAsia"/>
        </w:rPr>
        <w:t>be observed</w:t>
      </w:r>
      <w:r>
        <w:rPr>
          <w:rFonts w:eastAsiaTheme="majorEastAsia"/>
        </w:rPr>
        <w:t xml:space="preserve"> that </w:t>
      </w:r>
      <w:r w:rsidR="003F6AC5">
        <w:rPr>
          <w:rFonts w:eastAsiaTheme="majorEastAsia"/>
        </w:rPr>
        <w:t>proportionally speaking</w:t>
      </w:r>
      <w:r w:rsidR="00500D8F">
        <w:rPr>
          <w:rFonts w:eastAsiaTheme="majorEastAsia"/>
        </w:rPr>
        <w:t>:</w:t>
      </w:r>
    </w:p>
    <w:p w14:paraId="7DE047FE" w14:textId="19417EF0" w:rsidR="00641895" w:rsidRDefault="008923B0" w:rsidP="00D248F2">
      <w:pPr>
        <w:pStyle w:val="ListParagraph"/>
        <w:numPr>
          <w:ilvl w:val="0"/>
          <w:numId w:val="3"/>
        </w:numPr>
        <w:rPr>
          <w:rFonts w:eastAsiaTheme="majorEastAsia"/>
        </w:rPr>
      </w:pPr>
      <w:r w:rsidRPr="00500D8F">
        <w:rPr>
          <w:rFonts w:eastAsiaTheme="majorEastAsia"/>
        </w:rPr>
        <w:t>Delhi &amp; Mumbai ha</w:t>
      </w:r>
      <w:r w:rsidR="002E3A8D">
        <w:rPr>
          <w:rFonts w:eastAsiaTheme="majorEastAsia"/>
        </w:rPr>
        <w:t>ve</w:t>
      </w:r>
      <w:r w:rsidRPr="00500D8F">
        <w:rPr>
          <w:rFonts w:eastAsiaTheme="majorEastAsia"/>
        </w:rPr>
        <w:t xml:space="preserve"> more small size </w:t>
      </w:r>
      <w:proofErr w:type="gramStart"/>
      <w:r w:rsidRPr="00500D8F">
        <w:rPr>
          <w:rFonts w:eastAsiaTheme="majorEastAsia"/>
        </w:rPr>
        <w:t>house</w:t>
      </w:r>
      <w:r w:rsidR="002E3A8D">
        <w:rPr>
          <w:rFonts w:eastAsiaTheme="majorEastAsia"/>
        </w:rPr>
        <w:t>s</w:t>
      </w:r>
      <w:proofErr w:type="gramEnd"/>
    </w:p>
    <w:p w14:paraId="10730AF4" w14:textId="3FE397C0" w:rsidR="00500D8F" w:rsidRDefault="00FE2C50" w:rsidP="00D248F2">
      <w:pPr>
        <w:pStyle w:val="ListParagraph"/>
        <w:numPr>
          <w:ilvl w:val="0"/>
          <w:numId w:val="3"/>
        </w:numPr>
        <w:rPr>
          <w:rFonts w:eastAsiaTheme="majorEastAsia"/>
        </w:rPr>
      </w:pPr>
      <w:r>
        <w:rPr>
          <w:rFonts w:eastAsiaTheme="majorEastAsia"/>
        </w:rPr>
        <w:t>Chennai has more medium size house</w:t>
      </w:r>
      <w:r w:rsidR="002E3A8D">
        <w:rPr>
          <w:rFonts w:eastAsiaTheme="majorEastAsia"/>
        </w:rPr>
        <w:t>s</w:t>
      </w:r>
    </w:p>
    <w:p w14:paraId="35DF570A" w14:textId="089B10E3" w:rsidR="00FE2C50" w:rsidRPr="00500D8F" w:rsidRDefault="002E3A8D" w:rsidP="00D248F2">
      <w:pPr>
        <w:pStyle w:val="ListParagraph"/>
        <w:numPr>
          <w:ilvl w:val="0"/>
          <w:numId w:val="3"/>
        </w:numPr>
        <w:rPr>
          <w:rFonts w:eastAsiaTheme="majorEastAsia"/>
        </w:rPr>
      </w:pPr>
      <w:r>
        <w:rPr>
          <w:rFonts w:eastAsiaTheme="majorEastAsia"/>
        </w:rPr>
        <w:t>Hyderabad has more large size houses</w:t>
      </w:r>
    </w:p>
    <w:p w14:paraId="245AA2D4" w14:textId="77777777" w:rsidR="00D813C0" w:rsidRDefault="00D813C0">
      <w:pPr>
        <w:spacing w:line="259" w:lineRule="auto"/>
        <w:jc w:val="left"/>
      </w:pPr>
      <w:r>
        <w:t>Assumption:</w:t>
      </w:r>
    </w:p>
    <w:p w14:paraId="51022BF2" w14:textId="77777777" w:rsidR="002C2099" w:rsidRPr="003329EF" w:rsidRDefault="00D813C0" w:rsidP="00D248F2">
      <w:pPr>
        <w:pStyle w:val="ListParagraph"/>
        <w:numPr>
          <w:ilvl w:val="0"/>
          <w:numId w:val="3"/>
        </w:numPr>
        <w:spacing w:line="259" w:lineRule="auto"/>
        <w:jc w:val="left"/>
        <w:rPr>
          <w:rFonts w:eastAsiaTheme="majorEastAsia"/>
          <w:i/>
          <w:color w:val="2F5496" w:themeColor="accent1" w:themeShade="BF"/>
        </w:rPr>
      </w:pPr>
      <w:r>
        <w:t xml:space="preserve">Mumbai </w:t>
      </w:r>
      <w:r w:rsidR="00850D9F">
        <w:t xml:space="preserve">&amp; Delhi </w:t>
      </w:r>
      <w:r>
        <w:t xml:space="preserve">is a </w:t>
      </w:r>
      <w:r w:rsidR="004A2BDE">
        <w:t xml:space="preserve">high population density </w:t>
      </w:r>
      <w:r>
        <w:t>City</w:t>
      </w:r>
      <w:r w:rsidR="000A359D">
        <w:t xml:space="preserve"> </w:t>
      </w:r>
      <w:r w:rsidR="006E2015" w:rsidRPr="006E2015">
        <w:t>(Ronald, 2021)</w:t>
      </w:r>
      <w:r w:rsidR="000A359D">
        <w:t xml:space="preserve">. That is why </w:t>
      </w:r>
      <w:r w:rsidR="00B80168">
        <w:t xml:space="preserve">there is a high demand for housing land, therefore most of the houses are smaller in size to accommodate </w:t>
      </w:r>
      <w:r w:rsidR="00C73612">
        <w:t xml:space="preserve">the </w:t>
      </w:r>
      <w:proofErr w:type="gramStart"/>
      <w:r w:rsidR="00C73612">
        <w:t>population</w:t>
      </w:r>
      <w:proofErr w:type="gramEnd"/>
    </w:p>
    <w:p w14:paraId="77FEAD81" w14:textId="7063ED30" w:rsidR="002C2099" w:rsidRPr="003329EF" w:rsidRDefault="003C15BA" w:rsidP="00D248F2">
      <w:pPr>
        <w:pStyle w:val="ListParagraph"/>
        <w:numPr>
          <w:ilvl w:val="0"/>
          <w:numId w:val="3"/>
        </w:numPr>
        <w:spacing w:line="259" w:lineRule="auto"/>
        <w:jc w:val="left"/>
        <w:rPr>
          <w:rFonts w:eastAsiaTheme="majorEastAsia"/>
          <w:i/>
          <w:color w:val="2F5496" w:themeColor="accent1" w:themeShade="BF"/>
        </w:rPr>
      </w:pPr>
      <w:r>
        <w:t xml:space="preserve">For similar reason, Chennai with a </w:t>
      </w:r>
      <w:r w:rsidR="00801304">
        <w:t>relatively average population density in India</w:t>
      </w:r>
      <w:r w:rsidR="00544DCB">
        <w:t xml:space="preserve"> </w:t>
      </w:r>
      <w:r w:rsidR="002C2099" w:rsidRPr="002C2099">
        <w:rPr>
          <w:rFonts w:eastAsiaTheme="majorEastAsia"/>
        </w:rPr>
        <w:t>(Ronald, 2021).</w:t>
      </w:r>
      <w:r w:rsidR="00D979AD">
        <w:rPr>
          <w:rFonts w:eastAsiaTheme="majorEastAsia"/>
        </w:rPr>
        <w:t xml:space="preserve"> Yield it to having more </w:t>
      </w:r>
      <w:r w:rsidR="004118DC">
        <w:rPr>
          <w:rFonts w:eastAsiaTheme="majorEastAsia"/>
        </w:rPr>
        <w:t xml:space="preserve">medium size </w:t>
      </w:r>
      <w:proofErr w:type="gramStart"/>
      <w:r w:rsidR="004118DC">
        <w:rPr>
          <w:rFonts w:eastAsiaTheme="majorEastAsia"/>
        </w:rPr>
        <w:t>house</w:t>
      </w:r>
      <w:proofErr w:type="gramEnd"/>
    </w:p>
    <w:p w14:paraId="4E4E549F" w14:textId="50005708" w:rsidR="002B4915" w:rsidRDefault="00072B89" w:rsidP="00D248F2">
      <w:pPr>
        <w:pStyle w:val="ListParagraph"/>
        <w:numPr>
          <w:ilvl w:val="0"/>
          <w:numId w:val="3"/>
        </w:numPr>
        <w:spacing w:line="259" w:lineRule="auto"/>
        <w:jc w:val="left"/>
        <w:rPr>
          <w:rFonts w:eastAsiaTheme="majorEastAsia"/>
        </w:rPr>
      </w:pPr>
      <w:r>
        <w:t xml:space="preserve">Same </w:t>
      </w:r>
      <w:r w:rsidR="00544DCB">
        <w:t xml:space="preserve">old same </w:t>
      </w:r>
      <w:r w:rsidR="00EE157A">
        <w:t xml:space="preserve">reason, Hyderabad is the </w:t>
      </w:r>
      <w:r w:rsidR="00116274">
        <w:t>most relatively low population density</w:t>
      </w:r>
      <w:r w:rsidR="00635EC9">
        <w:t xml:space="preserve"> in India </w:t>
      </w:r>
      <w:r w:rsidR="00635EC9" w:rsidRPr="00635EC9">
        <w:t>(Ronald, 2021).</w:t>
      </w:r>
      <w:r w:rsidR="00F06F56">
        <w:t xml:space="preserve"> Hence, of it having more large size house</w:t>
      </w:r>
    </w:p>
    <w:p w14:paraId="52D41884" w14:textId="77777777" w:rsidR="004C0DB2" w:rsidRDefault="004C0DB2" w:rsidP="00F97C14">
      <w:bookmarkStart w:id="159" w:name="_Toc688151355"/>
      <w:bookmarkStart w:id="160" w:name="_Toc1895785738"/>
      <w:bookmarkStart w:id="161" w:name="_Toc144127787"/>
    </w:p>
    <w:p w14:paraId="37A0D233" w14:textId="4F06CC2F" w:rsidR="00AB6461" w:rsidRPr="003329EF" w:rsidRDefault="001038A9" w:rsidP="00C03F02">
      <w:pPr>
        <w:pStyle w:val="Heading4"/>
        <w:rPr>
          <w:rFonts w:ascii="Times New Roman" w:hAnsi="Times New Roman" w:cs="Times New Roman"/>
        </w:rPr>
      </w:pPr>
      <w:bookmarkStart w:id="162" w:name="_Toc144493723"/>
      <w:r w:rsidRPr="003329EF">
        <w:rPr>
          <w:rFonts w:ascii="Times New Roman" w:hAnsi="Times New Roman" w:cs="Times New Roman"/>
        </w:rPr>
        <w:lastRenderedPageBreak/>
        <w:t xml:space="preserve">Objective Analysis </w:t>
      </w:r>
      <w:r w:rsidR="00B2439B" w:rsidRPr="003329EF">
        <w:rPr>
          <w:rFonts w:ascii="Times New Roman" w:hAnsi="Times New Roman" w:cs="Times New Roman"/>
        </w:rPr>
        <w:t>2</w:t>
      </w:r>
      <w:r w:rsidRPr="003329EF">
        <w:rPr>
          <w:rFonts w:ascii="Times New Roman" w:hAnsi="Times New Roman" w:cs="Times New Roman"/>
        </w:rPr>
        <w:t xml:space="preserve">: </w:t>
      </w:r>
      <w:r w:rsidR="00621A23" w:rsidRPr="003329EF">
        <w:rPr>
          <w:rFonts w:ascii="Times New Roman" w:hAnsi="Times New Roman" w:cs="Times New Roman"/>
        </w:rPr>
        <w:t>Size vs rent</w:t>
      </w:r>
      <w:bookmarkEnd w:id="159"/>
      <w:bookmarkEnd w:id="160"/>
      <w:bookmarkEnd w:id="161"/>
      <w:bookmarkEnd w:id="162"/>
    </w:p>
    <w:p w14:paraId="31A75DDA" w14:textId="4BB8FA54" w:rsidR="001618FC" w:rsidRDefault="005F2C7C" w:rsidP="00AB6461">
      <w:r w:rsidRPr="005F2C7C">
        <w:rPr>
          <w:noProof/>
        </w:rPr>
        <w:drawing>
          <wp:inline distT="0" distB="0" distL="0" distR="0" wp14:anchorId="12683E3D" wp14:editId="05AC51DE">
            <wp:extent cx="4931121" cy="3345366"/>
            <wp:effectExtent l="0" t="0" r="3175" b="7620"/>
            <wp:docPr id="1561245333" name="Picture 1561245333" descr="A graph showing a line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45333" name="Picture 1" descr="A graph showing a line of dots&#10;&#10;Description automatically generated with medium confidence"/>
                    <pic:cNvPicPr/>
                  </pic:nvPicPr>
                  <pic:blipFill>
                    <a:blip r:embed="rId90"/>
                    <a:stretch>
                      <a:fillRect/>
                    </a:stretch>
                  </pic:blipFill>
                  <pic:spPr>
                    <a:xfrm>
                      <a:off x="0" y="0"/>
                      <a:ext cx="4980041" cy="3378555"/>
                    </a:xfrm>
                    <a:prstGeom prst="rect">
                      <a:avLst/>
                    </a:prstGeom>
                  </pic:spPr>
                </pic:pic>
              </a:graphicData>
            </a:graphic>
          </wp:inline>
        </w:drawing>
      </w:r>
    </w:p>
    <w:p w14:paraId="541141FE" w14:textId="1AA4437B" w:rsidR="00C03F02" w:rsidRPr="003329EF" w:rsidRDefault="00C03F02" w:rsidP="00C03F02">
      <w:pPr>
        <w:pStyle w:val="Figure"/>
        <w:rPr>
          <w:sz w:val="24"/>
        </w:rPr>
      </w:pPr>
      <w:r w:rsidRPr="003329EF">
        <w:rPr>
          <w:sz w:val="24"/>
        </w:rPr>
        <w:t xml:space="preserve">Figure F-2: House Size vs </w:t>
      </w:r>
      <w:r w:rsidR="005818B7" w:rsidRPr="003329EF">
        <w:rPr>
          <w:sz w:val="24"/>
        </w:rPr>
        <w:t>Rent_Price (scatter)</w:t>
      </w:r>
    </w:p>
    <w:p w14:paraId="1D172B76" w14:textId="1AA4437B" w:rsidR="008215A4" w:rsidRPr="005818B7" w:rsidRDefault="005818B7" w:rsidP="005818B7">
      <w:r>
        <w:t xml:space="preserve">Figure F-2 show that </w:t>
      </w:r>
      <w:r w:rsidR="00332771">
        <w:t xml:space="preserve">a positive gradient increase </w:t>
      </w:r>
      <w:r w:rsidR="008215A4">
        <w:t>for house size vs rent price.</w:t>
      </w:r>
      <w:r w:rsidR="003974CD">
        <w:t xml:space="preserve"> Meaning a larger house size, the higher the rent price.</w:t>
      </w:r>
      <w:r w:rsidR="008215A4">
        <w:t xml:space="preserve"> </w:t>
      </w:r>
    </w:p>
    <w:p w14:paraId="0AFB0D69" w14:textId="48919633" w:rsidR="00067F38" w:rsidRPr="00AB6461" w:rsidRDefault="00067F38" w:rsidP="00AB6461">
      <w:r>
        <w:rPr>
          <w:noProof/>
        </w:rPr>
        <w:drawing>
          <wp:inline distT="0" distB="0" distL="0" distR="0" wp14:anchorId="3515A8A0" wp14:editId="5442571E">
            <wp:extent cx="5156775" cy="3800367"/>
            <wp:effectExtent l="0" t="0" r="6350" b="0"/>
            <wp:docPr id="2054335101" name="Picture 2054335101"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4335101"/>
                    <pic:cNvPicPr/>
                  </pic:nvPicPr>
                  <pic:blipFill>
                    <a:blip r:embed="rId91">
                      <a:extLst>
                        <a:ext uri="{28A0092B-C50C-407E-A947-70E740481C1C}">
                          <a14:useLocalDpi xmlns:a14="http://schemas.microsoft.com/office/drawing/2010/main" val="0"/>
                        </a:ext>
                      </a:extLst>
                    </a:blip>
                    <a:stretch>
                      <a:fillRect/>
                    </a:stretch>
                  </pic:blipFill>
                  <pic:spPr>
                    <a:xfrm>
                      <a:off x="0" y="0"/>
                      <a:ext cx="5177832" cy="3815885"/>
                    </a:xfrm>
                    <a:prstGeom prst="rect">
                      <a:avLst/>
                    </a:prstGeom>
                  </pic:spPr>
                </pic:pic>
              </a:graphicData>
            </a:graphic>
          </wp:inline>
        </w:drawing>
      </w:r>
    </w:p>
    <w:p w14:paraId="551FFACA" w14:textId="48919633" w:rsidR="003974CD" w:rsidRPr="003329EF" w:rsidRDefault="003974CD" w:rsidP="003974CD">
      <w:pPr>
        <w:pStyle w:val="Figure"/>
        <w:rPr>
          <w:sz w:val="24"/>
        </w:rPr>
      </w:pPr>
      <w:r w:rsidRPr="003329EF">
        <w:rPr>
          <w:sz w:val="24"/>
        </w:rPr>
        <w:lastRenderedPageBreak/>
        <w:t>Figure F-3: House Size vs Rent Price for each City (Scatter)</w:t>
      </w:r>
    </w:p>
    <w:p w14:paraId="1680D0BC" w14:textId="04A29DBC" w:rsidR="003974CD" w:rsidRPr="00EF6809" w:rsidRDefault="003974CD" w:rsidP="003974CD">
      <w:r>
        <w:t>Figure F-3 show that in most case of the cit</w:t>
      </w:r>
      <w:r w:rsidR="00D051B0">
        <w:t xml:space="preserve">ies, the </w:t>
      </w:r>
      <w:r w:rsidR="00862CD2">
        <w:t xml:space="preserve">larger the house size, the </w:t>
      </w:r>
      <w:r w:rsidR="00376C2F">
        <w:t xml:space="preserve">higher the rent price. However, Mumbai unique out as </w:t>
      </w:r>
      <w:r w:rsidR="00BD226D">
        <w:t xml:space="preserve">the larger the house size, the lower the rent </w:t>
      </w:r>
      <w:proofErr w:type="spellStart"/>
      <w:proofErr w:type="gramStart"/>
      <w:r w:rsidR="00BD226D">
        <w:t>price</w:t>
      </w:r>
      <w:r w:rsidR="002E5C68">
        <w:t>.</w:t>
      </w:r>
      <w:r w:rsidR="002E5C68">
        <w:rPr>
          <w:vertAlign w:val="superscript"/>
        </w:rPr>
        <w:t>assumption</w:t>
      </w:r>
      <w:proofErr w:type="spellEnd"/>
      <w:proofErr w:type="gramEnd"/>
    </w:p>
    <w:p w14:paraId="77FC835F" w14:textId="4F59738D" w:rsidR="002E5C68" w:rsidRDefault="002E5C68" w:rsidP="003974CD">
      <w:r>
        <w:rPr>
          <w:vertAlign w:val="superscript"/>
        </w:rPr>
        <w:t>assumption</w:t>
      </w:r>
      <w:r>
        <w:t xml:space="preserve"> = </w:t>
      </w:r>
      <w:r w:rsidR="00EF6809">
        <w:t xml:space="preserve">it is heavily influenced by </w:t>
      </w:r>
      <w:r w:rsidR="004D7B76">
        <w:t xml:space="preserve">other attributes, such of </w:t>
      </w:r>
      <w:r w:rsidR="008E42E6">
        <w:t xml:space="preserve">strong rent price influenced attribute are less in </w:t>
      </w:r>
      <w:proofErr w:type="spellStart"/>
      <w:r w:rsidR="008E42E6">
        <w:t>favor</w:t>
      </w:r>
      <w:proofErr w:type="spellEnd"/>
      <w:r w:rsidR="008E42E6">
        <w:t xml:space="preserve"> with </w:t>
      </w:r>
      <w:r w:rsidR="00451E66">
        <w:t>Mumbai large size house.</w:t>
      </w:r>
    </w:p>
    <w:p w14:paraId="3EEFC744" w14:textId="592AECFB" w:rsidR="00451E66" w:rsidRDefault="0027363B" w:rsidP="003974CD">
      <w:r>
        <w:rPr>
          <w:noProof/>
        </w:rPr>
        <w:drawing>
          <wp:inline distT="0" distB="0" distL="0" distR="0" wp14:anchorId="2F32785F" wp14:editId="0FA1179D">
            <wp:extent cx="4906113" cy="2531156"/>
            <wp:effectExtent l="0" t="0" r="8890" b="2540"/>
            <wp:docPr id="1474519293" name="Picture 147451929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2" cstate="print">
                      <a:extLst>
                        <a:ext uri="{28A0092B-C50C-407E-A947-70E740481C1C}">
                          <a14:useLocalDpi xmlns:a14="http://schemas.microsoft.com/office/drawing/2010/main" val="0"/>
                        </a:ext>
                      </a:extLst>
                    </a:blip>
                    <a:stretch>
                      <a:fillRect/>
                    </a:stretch>
                  </pic:blipFill>
                  <pic:spPr>
                    <a:xfrm>
                      <a:off x="0" y="0"/>
                      <a:ext cx="4914426" cy="2535445"/>
                    </a:xfrm>
                    <a:prstGeom prst="rect">
                      <a:avLst/>
                    </a:prstGeom>
                  </pic:spPr>
                </pic:pic>
              </a:graphicData>
            </a:graphic>
          </wp:inline>
        </w:drawing>
      </w:r>
    </w:p>
    <w:p w14:paraId="38DA6AC6" w14:textId="7A0A1687" w:rsidR="0027363B" w:rsidRPr="003329EF" w:rsidRDefault="0027363B" w:rsidP="0027363B">
      <w:pPr>
        <w:pStyle w:val="Figure"/>
        <w:rPr>
          <w:sz w:val="24"/>
        </w:rPr>
      </w:pPr>
      <w:r w:rsidRPr="003329EF">
        <w:rPr>
          <w:sz w:val="24"/>
        </w:rPr>
        <w:t>Figure F-4: House Size vs Rent Prive for each City and each Size category</w:t>
      </w:r>
      <w:r w:rsidR="00D2299F" w:rsidRPr="003329EF">
        <w:rPr>
          <w:sz w:val="24"/>
        </w:rPr>
        <w:t xml:space="preserve"> (scatter)</w:t>
      </w:r>
    </w:p>
    <w:p w14:paraId="7837A696" w14:textId="54DD5F3D" w:rsidR="00D2299F" w:rsidRDefault="00D2299F" w:rsidP="00D2299F">
      <w:r>
        <w:t xml:space="preserve">Figure F-4 further detailed the figure F-3 into each size category to observe the </w:t>
      </w:r>
      <w:r w:rsidR="00763F9D">
        <w:t xml:space="preserve">linear regression relationship. </w:t>
      </w:r>
    </w:p>
    <w:p w14:paraId="48DDC04B" w14:textId="0FBE79EA" w:rsidR="006F2EC8" w:rsidRDefault="006F2EC8" w:rsidP="00D2299F">
      <w:r>
        <w:t>The in depth observe</w:t>
      </w:r>
      <w:r w:rsidR="00234A07">
        <w:t xml:space="preserve"> of Mumbai show that the Rent Price increase </w:t>
      </w:r>
      <w:r w:rsidR="00533BC8">
        <w:t xml:space="preserve">strongly at the small size category, and begin to reduce as it </w:t>
      </w:r>
      <w:proofErr w:type="gramStart"/>
      <w:r w:rsidR="00533BC8">
        <w:t>approach</w:t>
      </w:r>
      <w:proofErr w:type="gramEnd"/>
      <w:r w:rsidR="00533BC8">
        <w:t xml:space="preserve"> Medium size, and then becoming negative relationship when in large size category.</w:t>
      </w:r>
    </w:p>
    <w:p w14:paraId="1E78AC70" w14:textId="155DFEBE" w:rsidR="00806D13" w:rsidRDefault="00806D13" w:rsidP="00D2299F">
      <w:r w:rsidRPr="00806D13">
        <w:rPr>
          <w:noProof/>
        </w:rPr>
        <w:drawing>
          <wp:anchor distT="0" distB="0" distL="114300" distR="114300" simplePos="0" relativeHeight="251658256" behindDoc="0" locked="0" layoutInCell="1" allowOverlap="1" wp14:anchorId="03184CCC" wp14:editId="50EEB16F">
            <wp:simplePos x="0" y="0"/>
            <wp:positionH relativeFrom="column">
              <wp:posOffset>-635</wp:posOffset>
            </wp:positionH>
            <wp:positionV relativeFrom="paragraph">
              <wp:posOffset>-1270</wp:posOffset>
            </wp:positionV>
            <wp:extent cx="2489835" cy="2286000"/>
            <wp:effectExtent l="0" t="0" r="5715" b="0"/>
            <wp:wrapSquare wrapText="bothSides"/>
            <wp:docPr id="1738111099" name="Picture 173811109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11099" name="Picture 1" descr="A screenshot of a computer&#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2489835" cy="2286000"/>
                    </a:xfrm>
                    <a:prstGeom prst="rect">
                      <a:avLst/>
                    </a:prstGeom>
                  </pic:spPr>
                </pic:pic>
              </a:graphicData>
            </a:graphic>
            <wp14:sizeRelH relativeFrom="margin">
              <wp14:pctWidth>0</wp14:pctWidth>
            </wp14:sizeRelH>
            <wp14:sizeRelV relativeFrom="margin">
              <wp14:pctHeight>0</wp14:pctHeight>
            </wp14:sizeRelV>
          </wp:anchor>
        </w:drawing>
      </w:r>
      <w:r w:rsidR="006004E6">
        <w:t xml:space="preserve">Figure F-5 </w:t>
      </w:r>
      <w:r w:rsidR="00911529">
        <w:t>show the value of gradient for each City and each Size category</w:t>
      </w:r>
      <w:r w:rsidR="00152FA5">
        <w:t xml:space="preserve">. Further detailing on the said </w:t>
      </w:r>
      <w:r w:rsidR="007B751B">
        <w:t>observation.</w:t>
      </w:r>
    </w:p>
    <w:p w14:paraId="2A31B1D5" w14:textId="77777777" w:rsidR="00763F9D" w:rsidRPr="00D2299F" w:rsidRDefault="00763F9D" w:rsidP="00D2299F"/>
    <w:p w14:paraId="0F34F706" w14:textId="77777777" w:rsidR="00D2299F" w:rsidRPr="00D2299F" w:rsidRDefault="00D2299F" w:rsidP="00D2299F"/>
    <w:p w14:paraId="430F94FA" w14:textId="60901FBD" w:rsidR="001038A9" w:rsidRPr="003974CD" w:rsidRDefault="001038A9" w:rsidP="001038A9">
      <w:pPr>
        <w:rPr>
          <w:rFonts w:eastAsiaTheme="majorEastAsia"/>
        </w:rPr>
      </w:pPr>
    </w:p>
    <w:p w14:paraId="2971D994" w14:textId="77777777" w:rsidR="008430BC" w:rsidRPr="003329EF" w:rsidRDefault="008430BC" w:rsidP="00EB71E4">
      <w:pPr>
        <w:jc w:val="left"/>
        <w:rPr>
          <w:rFonts w:eastAsiaTheme="majorEastAsia"/>
          <w:color w:val="2F5496" w:themeColor="accent1" w:themeShade="BF"/>
        </w:rPr>
      </w:pPr>
    </w:p>
    <w:p w14:paraId="6EC75FE8" w14:textId="2B2E06E6" w:rsidR="00A50127" w:rsidRPr="003329EF" w:rsidRDefault="00A50127" w:rsidP="006004E6">
      <w:pPr>
        <w:pStyle w:val="Figure"/>
        <w:jc w:val="left"/>
        <w:rPr>
          <w:rFonts w:eastAsiaTheme="majorEastAsia"/>
          <w:sz w:val="24"/>
        </w:rPr>
      </w:pPr>
      <w:r w:rsidRPr="003329EF">
        <w:rPr>
          <w:rFonts w:eastAsiaTheme="majorEastAsia"/>
          <w:sz w:val="24"/>
        </w:rPr>
        <w:t>Figure F-5</w:t>
      </w:r>
      <w:r w:rsidR="006004E6" w:rsidRPr="003329EF">
        <w:rPr>
          <w:rFonts w:eastAsiaTheme="majorEastAsia"/>
          <w:sz w:val="24"/>
        </w:rPr>
        <w:t>: table of gradient for each city &amp; each size</w:t>
      </w:r>
    </w:p>
    <w:p w14:paraId="25D99681" w14:textId="77777777" w:rsidR="008430BC" w:rsidRPr="003329EF" w:rsidRDefault="008430BC" w:rsidP="00EB71E4">
      <w:pPr>
        <w:jc w:val="left"/>
        <w:rPr>
          <w:rFonts w:eastAsiaTheme="majorEastAsia"/>
          <w:color w:val="2F5496" w:themeColor="accent1" w:themeShade="BF"/>
        </w:rPr>
      </w:pPr>
    </w:p>
    <w:p w14:paraId="7E75B2C5" w14:textId="0D52D1B5" w:rsidR="008430BC" w:rsidRPr="003329EF" w:rsidRDefault="001B7117" w:rsidP="00EB71E4">
      <w:pPr>
        <w:jc w:val="left"/>
        <w:rPr>
          <w:rFonts w:eastAsiaTheme="majorEastAsia"/>
          <w:color w:val="2F5496" w:themeColor="accent1" w:themeShade="BF"/>
        </w:rPr>
      </w:pPr>
      <w:r w:rsidRPr="003329EF">
        <w:rPr>
          <w:rFonts w:eastAsiaTheme="majorEastAsia"/>
          <w:noProof/>
          <w:color w:val="2F5496" w:themeColor="accent1" w:themeShade="BF"/>
        </w:rPr>
        <w:lastRenderedPageBreak/>
        <w:drawing>
          <wp:inline distT="0" distB="0" distL="0" distR="0" wp14:anchorId="3D43CF37" wp14:editId="1A8C43E2">
            <wp:extent cx="4962292" cy="2572333"/>
            <wp:effectExtent l="0" t="0" r="0" b="0"/>
            <wp:docPr id="743319436" name="Picture 743319436"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19436" name="Picture 1" descr="A chart with different colored squares&#10;&#10;Description automatically generated"/>
                    <pic:cNvPicPr/>
                  </pic:nvPicPr>
                  <pic:blipFill>
                    <a:blip r:embed="rId94"/>
                    <a:stretch>
                      <a:fillRect/>
                    </a:stretch>
                  </pic:blipFill>
                  <pic:spPr>
                    <a:xfrm>
                      <a:off x="0" y="0"/>
                      <a:ext cx="4975891" cy="2579383"/>
                    </a:xfrm>
                    <a:prstGeom prst="rect">
                      <a:avLst/>
                    </a:prstGeom>
                  </pic:spPr>
                </pic:pic>
              </a:graphicData>
            </a:graphic>
          </wp:inline>
        </w:drawing>
      </w:r>
    </w:p>
    <w:p w14:paraId="41CA2D1A" w14:textId="22975A30" w:rsidR="001B7117" w:rsidRPr="003329EF" w:rsidRDefault="001B7117" w:rsidP="001B7117">
      <w:pPr>
        <w:pStyle w:val="Figure"/>
        <w:rPr>
          <w:rFonts w:eastAsiaTheme="majorEastAsia"/>
          <w:sz w:val="24"/>
        </w:rPr>
      </w:pPr>
      <w:r w:rsidRPr="003329EF">
        <w:rPr>
          <w:rFonts w:eastAsiaTheme="majorEastAsia"/>
          <w:sz w:val="24"/>
        </w:rPr>
        <w:t xml:space="preserve">Figure F-6: </w:t>
      </w:r>
      <w:r w:rsidR="00F73B4E" w:rsidRPr="003329EF">
        <w:rPr>
          <w:rFonts w:eastAsiaTheme="majorEastAsia"/>
          <w:sz w:val="24"/>
        </w:rPr>
        <w:t>City vs Rent Price</w:t>
      </w:r>
      <w:r w:rsidR="006768EF" w:rsidRPr="003329EF">
        <w:rPr>
          <w:rFonts w:eastAsiaTheme="majorEastAsia"/>
          <w:sz w:val="24"/>
        </w:rPr>
        <w:t xml:space="preserve"> (boxplot)</w:t>
      </w:r>
    </w:p>
    <w:p w14:paraId="75DEEEC2" w14:textId="3175C150" w:rsidR="006768EF" w:rsidRDefault="006768EF" w:rsidP="006768EF">
      <w:pPr>
        <w:rPr>
          <w:rFonts w:eastAsiaTheme="majorEastAsia"/>
        </w:rPr>
      </w:pPr>
      <w:r>
        <w:rPr>
          <w:rFonts w:eastAsiaTheme="majorEastAsia"/>
        </w:rPr>
        <w:t xml:space="preserve">Figure F-6 show of that </w:t>
      </w:r>
      <w:r w:rsidR="00B25592">
        <w:rPr>
          <w:rFonts w:eastAsiaTheme="majorEastAsia"/>
        </w:rPr>
        <w:t>Mumbai has the highest average rent.</w:t>
      </w:r>
    </w:p>
    <w:p w14:paraId="49890716" w14:textId="3A252C22" w:rsidR="00905934" w:rsidRDefault="00905934" w:rsidP="006768EF">
      <w:pPr>
        <w:rPr>
          <w:rFonts w:eastAsiaTheme="majorEastAsia"/>
        </w:rPr>
      </w:pPr>
      <w:r w:rsidRPr="00905934">
        <w:rPr>
          <w:rFonts w:eastAsiaTheme="majorEastAsia"/>
          <w:noProof/>
        </w:rPr>
        <w:drawing>
          <wp:inline distT="0" distB="0" distL="0" distR="0" wp14:anchorId="3F1AEE57" wp14:editId="2FC1B3CE">
            <wp:extent cx="4825452" cy="2472013"/>
            <wp:effectExtent l="0" t="0" r="0" b="5080"/>
            <wp:docPr id="766695058" name="Picture 76669505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95058" name="Picture 1" descr="A screenshot of a graph&#10;&#10;Description automatically generated"/>
                    <pic:cNvPicPr/>
                  </pic:nvPicPr>
                  <pic:blipFill>
                    <a:blip r:embed="rId95"/>
                    <a:stretch>
                      <a:fillRect/>
                    </a:stretch>
                  </pic:blipFill>
                  <pic:spPr>
                    <a:xfrm>
                      <a:off x="0" y="0"/>
                      <a:ext cx="4837989" cy="2478436"/>
                    </a:xfrm>
                    <a:prstGeom prst="rect">
                      <a:avLst/>
                    </a:prstGeom>
                  </pic:spPr>
                </pic:pic>
              </a:graphicData>
            </a:graphic>
          </wp:inline>
        </w:drawing>
      </w:r>
    </w:p>
    <w:p w14:paraId="789A9B56" w14:textId="4E7DDB06" w:rsidR="00905934" w:rsidRPr="003329EF" w:rsidRDefault="00905934" w:rsidP="00905934">
      <w:pPr>
        <w:pStyle w:val="Figure"/>
        <w:rPr>
          <w:rFonts w:eastAsiaTheme="majorEastAsia"/>
          <w:sz w:val="24"/>
        </w:rPr>
      </w:pPr>
      <w:r w:rsidRPr="003329EF">
        <w:rPr>
          <w:rFonts w:eastAsiaTheme="majorEastAsia"/>
          <w:sz w:val="24"/>
        </w:rPr>
        <w:t>Figure F-7: House Size vs Rent Price for each size category &amp; each City (boxplot)</w:t>
      </w:r>
    </w:p>
    <w:p w14:paraId="6AE6BAA8" w14:textId="36D7C690" w:rsidR="00905934" w:rsidRDefault="00905934" w:rsidP="00905934">
      <w:pPr>
        <w:rPr>
          <w:rFonts w:eastAsiaTheme="majorEastAsia"/>
        </w:rPr>
      </w:pPr>
      <w:r>
        <w:rPr>
          <w:rFonts w:eastAsiaTheme="majorEastAsia"/>
        </w:rPr>
        <w:t xml:space="preserve">Figure F-7 show that </w:t>
      </w:r>
      <w:r w:rsidR="00974C80">
        <w:rPr>
          <w:rFonts w:eastAsiaTheme="majorEastAsia"/>
        </w:rPr>
        <w:t>within the high</w:t>
      </w:r>
      <w:r w:rsidR="001D7FE6">
        <w:rPr>
          <w:rFonts w:eastAsiaTheme="majorEastAsia"/>
        </w:rPr>
        <w:t>est average rent price</w:t>
      </w:r>
      <w:r w:rsidR="000D6AF6">
        <w:rPr>
          <w:rFonts w:eastAsiaTheme="majorEastAsia"/>
        </w:rPr>
        <w:t xml:space="preserve"> of Mumbai</w:t>
      </w:r>
      <w:r w:rsidR="001D7FE6">
        <w:rPr>
          <w:rFonts w:eastAsiaTheme="majorEastAsia"/>
        </w:rPr>
        <w:t xml:space="preserve"> shown in Figure F-6, th</w:t>
      </w:r>
      <w:r w:rsidR="000D6AF6">
        <w:rPr>
          <w:rFonts w:eastAsiaTheme="majorEastAsia"/>
        </w:rPr>
        <w:t xml:space="preserve">e </w:t>
      </w:r>
      <w:proofErr w:type="gramStart"/>
      <w:r w:rsidR="000D6AF6">
        <w:rPr>
          <w:rFonts w:eastAsiaTheme="majorEastAsia"/>
        </w:rPr>
        <w:t>Medium</w:t>
      </w:r>
      <w:proofErr w:type="gramEnd"/>
      <w:r w:rsidR="000D6AF6">
        <w:rPr>
          <w:rFonts w:eastAsiaTheme="majorEastAsia"/>
        </w:rPr>
        <w:t xml:space="preserve"> size house has the highest </w:t>
      </w:r>
      <w:r w:rsidR="00F8594B">
        <w:rPr>
          <w:rFonts w:eastAsiaTheme="majorEastAsia"/>
        </w:rPr>
        <w:t xml:space="preserve">average Rent Price in Mumbai. In contrast to other 5 cities, where </w:t>
      </w:r>
      <w:proofErr w:type="gramStart"/>
      <w:r w:rsidR="00EE57AB">
        <w:rPr>
          <w:rFonts w:eastAsiaTheme="majorEastAsia"/>
        </w:rPr>
        <w:t>Large</w:t>
      </w:r>
      <w:proofErr w:type="gramEnd"/>
      <w:r w:rsidR="00EE57AB">
        <w:rPr>
          <w:rFonts w:eastAsiaTheme="majorEastAsia"/>
        </w:rPr>
        <w:t xml:space="preserve"> </w:t>
      </w:r>
      <w:r w:rsidR="00BF5630">
        <w:rPr>
          <w:rFonts w:eastAsiaTheme="majorEastAsia"/>
        </w:rPr>
        <w:t>size has the highest average Rent Price.</w:t>
      </w:r>
    </w:p>
    <w:p w14:paraId="0789A206" w14:textId="71B1AFF9" w:rsidR="00BF5630" w:rsidRPr="003329EF" w:rsidRDefault="002B73D6" w:rsidP="002B73D6">
      <w:pPr>
        <w:pStyle w:val="Heading4"/>
        <w:rPr>
          <w:rFonts w:ascii="Times New Roman" w:hAnsi="Times New Roman" w:cs="Times New Roman"/>
        </w:rPr>
      </w:pPr>
      <w:bookmarkStart w:id="163" w:name="_Toc156592537"/>
      <w:bookmarkStart w:id="164" w:name="_Toc144493724"/>
      <w:r w:rsidRPr="003329EF">
        <w:rPr>
          <w:rFonts w:ascii="Times New Roman" w:hAnsi="Times New Roman" w:cs="Times New Roman"/>
        </w:rPr>
        <w:lastRenderedPageBreak/>
        <w:t>Objective Analysis 3: Size vs BHK</w:t>
      </w:r>
      <w:bookmarkEnd w:id="163"/>
      <w:bookmarkEnd w:id="164"/>
    </w:p>
    <w:p w14:paraId="4962E2FF" w14:textId="1A1BA8E4" w:rsidR="002B73D6" w:rsidRDefault="00DB024A" w:rsidP="002B73D6">
      <w:pPr>
        <w:rPr>
          <w:rFonts w:eastAsiaTheme="majorEastAsia"/>
        </w:rPr>
      </w:pPr>
      <w:r w:rsidRPr="00DB024A">
        <w:rPr>
          <w:rFonts w:eastAsiaTheme="majorEastAsia"/>
          <w:noProof/>
        </w:rPr>
        <w:drawing>
          <wp:inline distT="0" distB="0" distL="0" distR="0" wp14:anchorId="654D12AC" wp14:editId="37A212AF">
            <wp:extent cx="4676931" cy="2406921"/>
            <wp:effectExtent l="0" t="0" r="0" b="0"/>
            <wp:docPr id="1850315672" name="Picture 1850315672" descr="A diagram of different colored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15672" name="Picture 1" descr="A diagram of different colored shapes&#10;&#10;Description automatically generated"/>
                    <pic:cNvPicPr/>
                  </pic:nvPicPr>
                  <pic:blipFill>
                    <a:blip r:embed="rId96"/>
                    <a:stretch>
                      <a:fillRect/>
                    </a:stretch>
                  </pic:blipFill>
                  <pic:spPr>
                    <a:xfrm>
                      <a:off x="0" y="0"/>
                      <a:ext cx="4696975" cy="2417236"/>
                    </a:xfrm>
                    <a:prstGeom prst="rect">
                      <a:avLst/>
                    </a:prstGeom>
                  </pic:spPr>
                </pic:pic>
              </a:graphicData>
            </a:graphic>
          </wp:inline>
        </w:drawing>
      </w:r>
    </w:p>
    <w:p w14:paraId="33F462F2" w14:textId="429D56F0" w:rsidR="00DB024A" w:rsidRPr="003329EF" w:rsidRDefault="00DB024A" w:rsidP="00DB024A">
      <w:pPr>
        <w:pStyle w:val="Figure"/>
        <w:rPr>
          <w:rFonts w:eastAsiaTheme="majorEastAsia"/>
          <w:sz w:val="24"/>
        </w:rPr>
      </w:pPr>
      <w:r w:rsidRPr="003329EF">
        <w:rPr>
          <w:rFonts w:eastAsiaTheme="majorEastAsia"/>
          <w:sz w:val="24"/>
        </w:rPr>
        <w:t xml:space="preserve">Figure F-8: Size category vs BHK </w:t>
      </w:r>
      <w:r w:rsidR="00AC03A3" w:rsidRPr="003329EF">
        <w:rPr>
          <w:rFonts w:eastAsiaTheme="majorEastAsia"/>
          <w:sz w:val="24"/>
        </w:rPr>
        <w:t>(+mean l</w:t>
      </w:r>
      <w:r w:rsidR="00C82288" w:rsidRPr="003329EF">
        <w:rPr>
          <w:rFonts w:eastAsiaTheme="majorEastAsia"/>
          <w:sz w:val="24"/>
        </w:rPr>
        <w:t>ine) for each City (Violin)</w:t>
      </w:r>
    </w:p>
    <w:p w14:paraId="5B1B4E1C" w14:textId="5A4C3B46" w:rsidR="00C82288" w:rsidRDefault="00C82288" w:rsidP="00C82288">
      <w:pPr>
        <w:rPr>
          <w:rFonts w:eastAsiaTheme="majorEastAsia"/>
        </w:rPr>
      </w:pPr>
      <w:r>
        <w:rPr>
          <w:rFonts w:eastAsiaTheme="majorEastAsia"/>
        </w:rPr>
        <w:t xml:space="preserve">Figure F-8 show a healthy positive relation between size category and BHK, meaning that the larger the house, the </w:t>
      </w:r>
      <w:r w:rsidR="008010DC">
        <w:rPr>
          <w:rFonts w:eastAsiaTheme="majorEastAsia"/>
        </w:rPr>
        <w:t>larger the BHK.</w:t>
      </w:r>
    </w:p>
    <w:p w14:paraId="1E381BF8" w14:textId="77777777" w:rsidR="008010DC" w:rsidRPr="00C82288" w:rsidRDefault="008010DC" w:rsidP="00C82288">
      <w:pPr>
        <w:rPr>
          <w:rFonts w:eastAsiaTheme="majorEastAsia"/>
        </w:rPr>
      </w:pPr>
    </w:p>
    <w:p w14:paraId="1110E7B2" w14:textId="77777777" w:rsidR="00C34816" w:rsidRPr="002B73D6" w:rsidRDefault="00C34816" w:rsidP="002B73D6">
      <w:pPr>
        <w:rPr>
          <w:rFonts w:eastAsiaTheme="majorEastAsia"/>
        </w:rPr>
      </w:pPr>
    </w:p>
    <w:p w14:paraId="47E256A8" w14:textId="77777777" w:rsidR="008430BC" w:rsidRPr="003329EF" w:rsidRDefault="008430BC" w:rsidP="00EB71E4">
      <w:pPr>
        <w:jc w:val="left"/>
        <w:rPr>
          <w:rFonts w:eastAsiaTheme="majorEastAsia"/>
          <w:color w:val="2F5496" w:themeColor="accent1" w:themeShade="BF"/>
        </w:rPr>
      </w:pPr>
    </w:p>
    <w:p w14:paraId="502D1B29" w14:textId="77777777" w:rsidR="008430BC" w:rsidRPr="003329EF" w:rsidRDefault="008430BC" w:rsidP="00EB71E4">
      <w:pPr>
        <w:jc w:val="left"/>
        <w:rPr>
          <w:rFonts w:eastAsiaTheme="majorEastAsia"/>
          <w:color w:val="2F5496" w:themeColor="accent1" w:themeShade="BF"/>
        </w:rPr>
      </w:pPr>
    </w:p>
    <w:p w14:paraId="26536B89" w14:textId="77777777" w:rsidR="008430BC" w:rsidRPr="003329EF" w:rsidRDefault="008430BC" w:rsidP="00EB71E4">
      <w:pPr>
        <w:jc w:val="left"/>
        <w:rPr>
          <w:rFonts w:eastAsiaTheme="majorEastAsia"/>
          <w:color w:val="2F5496" w:themeColor="accent1" w:themeShade="BF"/>
        </w:rPr>
      </w:pPr>
    </w:p>
    <w:p w14:paraId="67D02FE7" w14:textId="77777777" w:rsidR="008430BC" w:rsidRPr="003329EF" w:rsidRDefault="008430BC" w:rsidP="00EB71E4">
      <w:pPr>
        <w:jc w:val="left"/>
        <w:rPr>
          <w:rFonts w:eastAsiaTheme="majorEastAsia"/>
          <w:color w:val="2F5496" w:themeColor="accent1" w:themeShade="BF"/>
        </w:rPr>
      </w:pPr>
    </w:p>
    <w:p w14:paraId="4DEC3E21" w14:textId="77777777" w:rsidR="008430BC" w:rsidRPr="003329EF" w:rsidRDefault="008430BC" w:rsidP="00EB71E4">
      <w:pPr>
        <w:jc w:val="left"/>
        <w:rPr>
          <w:rFonts w:eastAsiaTheme="majorEastAsia"/>
          <w:color w:val="2F5496" w:themeColor="accent1" w:themeShade="BF"/>
        </w:rPr>
      </w:pPr>
    </w:p>
    <w:p w14:paraId="70EAEDF5" w14:textId="77777777" w:rsidR="008430BC" w:rsidRPr="003329EF" w:rsidRDefault="008430BC" w:rsidP="00EB71E4">
      <w:pPr>
        <w:jc w:val="left"/>
        <w:rPr>
          <w:rFonts w:eastAsiaTheme="majorEastAsia"/>
          <w:color w:val="2F5496" w:themeColor="accent1" w:themeShade="BF"/>
        </w:rPr>
      </w:pPr>
    </w:p>
    <w:p w14:paraId="496AD69F" w14:textId="77777777" w:rsidR="008430BC" w:rsidRPr="003329EF" w:rsidRDefault="008430BC" w:rsidP="00EB71E4">
      <w:pPr>
        <w:jc w:val="left"/>
        <w:rPr>
          <w:rFonts w:eastAsiaTheme="majorEastAsia"/>
          <w:color w:val="2F5496" w:themeColor="accent1" w:themeShade="BF"/>
        </w:rPr>
      </w:pPr>
    </w:p>
    <w:p w14:paraId="190D38B9" w14:textId="77FE2821" w:rsidR="008430BC" w:rsidRPr="003329EF" w:rsidRDefault="00A968AC" w:rsidP="00A968AC">
      <w:pPr>
        <w:pStyle w:val="Heading4"/>
        <w:rPr>
          <w:rFonts w:ascii="Times New Roman" w:hAnsi="Times New Roman" w:cs="Times New Roman"/>
        </w:rPr>
      </w:pPr>
      <w:bookmarkStart w:id="165" w:name="_Toc552173367"/>
      <w:bookmarkStart w:id="166" w:name="_Toc144493725"/>
      <w:r w:rsidRPr="003329EF">
        <w:rPr>
          <w:rFonts w:ascii="Times New Roman" w:hAnsi="Times New Roman" w:cs="Times New Roman"/>
        </w:rPr>
        <w:lastRenderedPageBreak/>
        <w:t>Objective Analysis 4: Size vs Area Type</w:t>
      </w:r>
      <w:bookmarkEnd w:id="165"/>
      <w:bookmarkEnd w:id="166"/>
    </w:p>
    <w:p w14:paraId="68BBC90C" w14:textId="1E1C0BBE" w:rsidR="00EC5D64" w:rsidRDefault="00EC5D64" w:rsidP="00EC5D64">
      <w:pPr>
        <w:rPr>
          <w:rFonts w:eastAsiaTheme="majorEastAsia"/>
        </w:rPr>
      </w:pPr>
      <w:r w:rsidRPr="00EC5D64">
        <w:rPr>
          <w:rFonts w:eastAsiaTheme="majorEastAsia"/>
          <w:noProof/>
        </w:rPr>
        <w:drawing>
          <wp:inline distT="0" distB="0" distL="0" distR="0" wp14:anchorId="34FB2C66" wp14:editId="1A0C20F7">
            <wp:extent cx="4861932" cy="2789898"/>
            <wp:effectExtent l="0" t="0" r="0" b="0"/>
            <wp:docPr id="379247040" name="Picture 379247040" descr="A graph of a graph showing a couple of blue and re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47040" name="Picture 1" descr="A graph of a graph showing a couple of blue and red shapes&#10;&#10;Description automatically generated with medium confidence"/>
                    <pic:cNvPicPr/>
                  </pic:nvPicPr>
                  <pic:blipFill>
                    <a:blip r:embed="rId97"/>
                    <a:stretch>
                      <a:fillRect/>
                    </a:stretch>
                  </pic:blipFill>
                  <pic:spPr>
                    <a:xfrm>
                      <a:off x="0" y="0"/>
                      <a:ext cx="4866129" cy="2792306"/>
                    </a:xfrm>
                    <a:prstGeom prst="rect">
                      <a:avLst/>
                    </a:prstGeom>
                  </pic:spPr>
                </pic:pic>
              </a:graphicData>
            </a:graphic>
          </wp:inline>
        </w:drawing>
      </w:r>
    </w:p>
    <w:p w14:paraId="6A1F6B32" w14:textId="57462DF9" w:rsidR="00EC5D64" w:rsidRPr="003329EF" w:rsidRDefault="00EC5D64" w:rsidP="00EC5D64">
      <w:pPr>
        <w:pStyle w:val="Figure"/>
        <w:rPr>
          <w:rFonts w:eastAsiaTheme="majorEastAsia"/>
          <w:sz w:val="24"/>
        </w:rPr>
      </w:pPr>
      <w:r w:rsidRPr="003329EF">
        <w:rPr>
          <w:rFonts w:eastAsiaTheme="majorEastAsia"/>
          <w:sz w:val="24"/>
        </w:rPr>
        <w:t>Figure F-9: Area Type vs House Size (Boxplot &amp; Violin)</w:t>
      </w:r>
    </w:p>
    <w:p w14:paraId="5AB6E00D" w14:textId="1ADF1086" w:rsidR="00EC5D64" w:rsidRPr="00EC5D64" w:rsidRDefault="00EC5D64" w:rsidP="00EC5D64">
      <w:pPr>
        <w:rPr>
          <w:rFonts w:eastAsiaTheme="majorEastAsia"/>
        </w:rPr>
      </w:pPr>
      <w:r>
        <w:rPr>
          <w:rFonts w:eastAsiaTheme="majorEastAsia"/>
        </w:rPr>
        <w:t>Figure F-</w:t>
      </w:r>
      <w:r w:rsidR="008712F9">
        <w:rPr>
          <w:rFonts w:eastAsiaTheme="majorEastAsia"/>
        </w:rPr>
        <w:t>10</w:t>
      </w:r>
      <w:r>
        <w:rPr>
          <w:rFonts w:eastAsiaTheme="majorEastAsia"/>
        </w:rPr>
        <w:t xml:space="preserve"> show th</w:t>
      </w:r>
      <w:r w:rsidR="001E2F0A">
        <w:rPr>
          <w:rFonts w:eastAsiaTheme="majorEastAsia"/>
        </w:rPr>
        <w:t>at</w:t>
      </w:r>
      <w:r>
        <w:rPr>
          <w:rFonts w:eastAsiaTheme="majorEastAsia"/>
        </w:rPr>
        <w:t xml:space="preserve"> </w:t>
      </w:r>
      <w:r w:rsidR="00F85FE9">
        <w:rPr>
          <w:rFonts w:eastAsiaTheme="majorEastAsia"/>
        </w:rPr>
        <w:t xml:space="preserve">there </w:t>
      </w:r>
      <w:r>
        <w:rPr>
          <w:rFonts w:eastAsiaTheme="majorEastAsia"/>
        </w:rPr>
        <w:t xml:space="preserve">is </w:t>
      </w:r>
      <w:r w:rsidR="00A617EA">
        <w:rPr>
          <w:rFonts w:eastAsiaTheme="majorEastAsia"/>
        </w:rPr>
        <w:t xml:space="preserve">a slight </w:t>
      </w:r>
      <w:proofErr w:type="spellStart"/>
      <w:r w:rsidR="00F46770">
        <w:rPr>
          <w:rFonts w:eastAsiaTheme="majorEastAsia"/>
        </w:rPr>
        <w:t>bias</w:t>
      </w:r>
      <w:r w:rsidR="009575CC">
        <w:rPr>
          <w:rFonts w:eastAsiaTheme="majorEastAsia"/>
          <w:vertAlign w:val="superscript"/>
        </w:rPr>
        <w:t>test</w:t>
      </w:r>
      <w:proofErr w:type="spellEnd"/>
      <w:r w:rsidR="00F46770">
        <w:rPr>
          <w:rFonts w:eastAsiaTheme="majorEastAsia"/>
        </w:rPr>
        <w:t xml:space="preserve"> </w:t>
      </w:r>
      <w:r w:rsidR="00425C9E">
        <w:rPr>
          <w:rFonts w:eastAsiaTheme="majorEastAsia"/>
        </w:rPr>
        <w:t>by “</w:t>
      </w:r>
      <w:r w:rsidR="008712F9">
        <w:rPr>
          <w:rFonts w:eastAsiaTheme="majorEastAsia"/>
        </w:rPr>
        <w:t xml:space="preserve">Carpet </w:t>
      </w:r>
      <w:r w:rsidR="004A6521">
        <w:rPr>
          <w:rFonts w:eastAsiaTheme="majorEastAsia"/>
        </w:rPr>
        <w:t>Type</w:t>
      </w:r>
      <w:r w:rsidR="00425C9E">
        <w:rPr>
          <w:rFonts w:eastAsiaTheme="majorEastAsia"/>
        </w:rPr>
        <w:t>” on the value of house size</w:t>
      </w:r>
      <w:r w:rsidR="004A6521">
        <w:rPr>
          <w:rFonts w:eastAsiaTheme="majorEastAsia"/>
        </w:rPr>
        <w:t xml:space="preserve">, </w:t>
      </w:r>
      <w:r w:rsidR="00425C9E">
        <w:rPr>
          <w:rFonts w:eastAsiaTheme="majorEastAsia"/>
        </w:rPr>
        <w:t xml:space="preserve">however on the big scale, </w:t>
      </w:r>
      <w:r w:rsidR="00A275DA">
        <w:rPr>
          <w:rFonts w:eastAsiaTheme="majorEastAsia"/>
        </w:rPr>
        <w:t xml:space="preserve">the Figure F-9 show that this doesn’t greatly impact </w:t>
      </w:r>
      <w:r w:rsidR="004764A8">
        <w:rPr>
          <w:rFonts w:eastAsiaTheme="majorEastAsia"/>
        </w:rPr>
        <w:t xml:space="preserve">the </w:t>
      </w:r>
      <w:r w:rsidR="002117C8">
        <w:rPr>
          <w:rFonts w:eastAsiaTheme="majorEastAsia"/>
        </w:rPr>
        <w:t xml:space="preserve">overall </w:t>
      </w:r>
      <w:r w:rsidR="004764A8">
        <w:rPr>
          <w:rFonts w:eastAsiaTheme="majorEastAsia"/>
        </w:rPr>
        <w:t>house size</w:t>
      </w:r>
      <w:r w:rsidR="00AE3565">
        <w:rPr>
          <w:rFonts w:eastAsiaTheme="majorEastAsia"/>
        </w:rPr>
        <w:t xml:space="preserve"> as </w:t>
      </w:r>
      <w:r w:rsidR="0059462D">
        <w:rPr>
          <w:rFonts w:eastAsiaTheme="majorEastAsia"/>
        </w:rPr>
        <w:t xml:space="preserve">exaggerated </w:t>
      </w:r>
      <w:r w:rsidR="00B01636">
        <w:rPr>
          <w:rFonts w:eastAsiaTheme="majorEastAsia"/>
        </w:rPr>
        <w:t xml:space="preserve">as </w:t>
      </w:r>
      <w:r w:rsidR="00B26228">
        <w:rPr>
          <w:rFonts w:eastAsiaTheme="majorEastAsia"/>
        </w:rPr>
        <w:t xml:space="preserve">a </w:t>
      </w:r>
      <w:r w:rsidR="00B06FA3">
        <w:rPr>
          <w:rFonts w:eastAsiaTheme="majorEastAsia"/>
        </w:rPr>
        <w:t>seeable</w:t>
      </w:r>
      <w:r w:rsidR="00B26228">
        <w:rPr>
          <w:rFonts w:eastAsiaTheme="majorEastAsia"/>
        </w:rPr>
        <w:t xml:space="preserve"> pattern</w:t>
      </w:r>
      <w:r w:rsidR="00B06FA3">
        <w:rPr>
          <w:rFonts w:eastAsiaTheme="majorEastAsia"/>
        </w:rPr>
        <w:t>.</w:t>
      </w:r>
    </w:p>
    <w:p w14:paraId="0B127E0C" w14:textId="390D604F" w:rsidR="00A617EA" w:rsidRDefault="00A617EA" w:rsidP="00EC5D64">
      <w:pPr>
        <w:rPr>
          <w:rFonts w:eastAsiaTheme="majorEastAsia"/>
        </w:rPr>
      </w:pPr>
      <w:r w:rsidRPr="00A617EA">
        <w:rPr>
          <w:rFonts w:eastAsiaTheme="majorEastAsia"/>
          <w:noProof/>
        </w:rPr>
        <w:drawing>
          <wp:anchor distT="0" distB="0" distL="114300" distR="114300" simplePos="0" relativeHeight="251658257" behindDoc="0" locked="0" layoutInCell="1" allowOverlap="1" wp14:anchorId="454B2DF7" wp14:editId="5BBB87D5">
            <wp:simplePos x="0" y="0"/>
            <wp:positionH relativeFrom="column">
              <wp:posOffset>0</wp:posOffset>
            </wp:positionH>
            <wp:positionV relativeFrom="paragraph">
              <wp:posOffset>-3175</wp:posOffset>
            </wp:positionV>
            <wp:extent cx="2583815" cy="831215"/>
            <wp:effectExtent l="0" t="0" r="6985" b="6985"/>
            <wp:wrapSquare wrapText="bothSides"/>
            <wp:docPr id="2008445816" name="Picture 2008445816"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45816" name="Picture 1" descr="A white background with black text&#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2583815" cy="831215"/>
                    </a:xfrm>
                    <a:prstGeom prst="rect">
                      <a:avLst/>
                    </a:prstGeom>
                  </pic:spPr>
                </pic:pic>
              </a:graphicData>
            </a:graphic>
            <wp14:sizeRelH relativeFrom="margin">
              <wp14:pctWidth>0</wp14:pctWidth>
            </wp14:sizeRelH>
            <wp14:sizeRelV relativeFrom="margin">
              <wp14:pctHeight>0</wp14:pctHeight>
            </wp14:sizeRelV>
          </wp:anchor>
        </w:drawing>
      </w:r>
      <w:r w:rsidR="00B06FA3">
        <w:rPr>
          <w:rFonts w:eastAsiaTheme="majorEastAsia"/>
        </w:rPr>
        <w:t>Figure F-10 state the slight differences in mean</w:t>
      </w:r>
      <w:r w:rsidR="00860C7E">
        <w:rPr>
          <w:rFonts w:eastAsiaTheme="majorEastAsia"/>
        </w:rPr>
        <w:t xml:space="preserve">. This slight bias isn’t random as </w:t>
      </w:r>
      <w:r w:rsidR="00E63286">
        <w:rPr>
          <w:rFonts w:eastAsiaTheme="majorEastAsia"/>
          <w:vertAlign w:val="superscript"/>
        </w:rPr>
        <w:t>test</w:t>
      </w:r>
      <w:r w:rsidR="00860C7E">
        <w:rPr>
          <w:rFonts w:eastAsiaTheme="majorEastAsia"/>
        </w:rPr>
        <w:t xml:space="preserve"> </w:t>
      </w:r>
      <w:r w:rsidR="009E357A">
        <w:rPr>
          <w:rFonts w:eastAsiaTheme="majorEastAsia"/>
        </w:rPr>
        <w:t>shown.</w:t>
      </w:r>
    </w:p>
    <w:p w14:paraId="6507B8EE" w14:textId="77777777" w:rsidR="009E357A" w:rsidRDefault="009E357A" w:rsidP="00EC5D64">
      <w:pPr>
        <w:rPr>
          <w:rFonts w:eastAsiaTheme="majorEastAsia"/>
        </w:rPr>
      </w:pPr>
    </w:p>
    <w:p w14:paraId="3288B5F8" w14:textId="3E593BCE" w:rsidR="008430BC" w:rsidRPr="003329EF" w:rsidRDefault="008712F9" w:rsidP="009E357A">
      <w:pPr>
        <w:pStyle w:val="Figure"/>
        <w:jc w:val="left"/>
        <w:rPr>
          <w:rFonts w:eastAsiaTheme="majorEastAsia"/>
          <w:sz w:val="24"/>
        </w:rPr>
      </w:pPr>
      <w:r w:rsidRPr="003329EF">
        <w:rPr>
          <w:rFonts w:eastAsiaTheme="majorEastAsia"/>
          <w:sz w:val="24"/>
        </w:rPr>
        <w:t>Figure F-10: mean of house Size for each Area Type</w:t>
      </w:r>
    </w:p>
    <w:p w14:paraId="5D693159" w14:textId="0BE5A902" w:rsidR="002307B2" w:rsidRPr="009E357A" w:rsidRDefault="009E357A" w:rsidP="00A74599">
      <w:pPr>
        <w:rPr>
          <w:rFonts w:eastAsiaTheme="majorEastAsia"/>
        </w:rPr>
      </w:pPr>
      <w:r>
        <w:rPr>
          <w:rFonts w:eastAsiaTheme="majorEastAsia"/>
          <w:vertAlign w:val="superscript"/>
        </w:rPr>
        <w:t>test</w:t>
      </w:r>
      <w:r>
        <w:rPr>
          <w:rFonts w:eastAsiaTheme="majorEastAsia"/>
        </w:rPr>
        <w:t xml:space="preserve"> = </w:t>
      </w:r>
      <w:r w:rsidR="00A74599" w:rsidRPr="00A74599">
        <w:rPr>
          <w:rFonts w:eastAsiaTheme="majorEastAsia"/>
          <w:highlight w:val="yellow"/>
        </w:rPr>
        <w:t>t-test references</w:t>
      </w:r>
      <w:r w:rsidR="003B0C9C">
        <w:rPr>
          <w:rFonts w:eastAsiaTheme="majorEastAsia"/>
        </w:rPr>
        <w:t xml:space="preserve"> (appendix)</w:t>
      </w:r>
    </w:p>
    <w:p w14:paraId="0CE7ABF8" w14:textId="77777777" w:rsidR="008430BC" w:rsidRPr="003329EF" w:rsidRDefault="008430BC" w:rsidP="00EB71E4">
      <w:pPr>
        <w:jc w:val="left"/>
        <w:rPr>
          <w:rFonts w:eastAsiaTheme="majorEastAsia"/>
          <w:color w:val="2F5496" w:themeColor="accent1" w:themeShade="BF"/>
        </w:rPr>
      </w:pPr>
    </w:p>
    <w:p w14:paraId="2229CA9C" w14:textId="77777777" w:rsidR="008430BC" w:rsidRPr="003329EF" w:rsidRDefault="008430BC" w:rsidP="00EB71E4">
      <w:pPr>
        <w:jc w:val="left"/>
        <w:rPr>
          <w:rFonts w:eastAsiaTheme="majorEastAsia"/>
          <w:color w:val="2F5496" w:themeColor="accent1" w:themeShade="BF"/>
        </w:rPr>
      </w:pPr>
    </w:p>
    <w:p w14:paraId="3A1967CC" w14:textId="77777777" w:rsidR="008430BC" w:rsidRPr="003329EF" w:rsidRDefault="008430BC" w:rsidP="00EB71E4">
      <w:pPr>
        <w:jc w:val="left"/>
        <w:rPr>
          <w:rFonts w:eastAsiaTheme="majorEastAsia"/>
          <w:color w:val="2F5496" w:themeColor="accent1" w:themeShade="BF"/>
        </w:rPr>
      </w:pPr>
    </w:p>
    <w:p w14:paraId="2448F4C7" w14:textId="76F80543" w:rsidR="008430BC" w:rsidRPr="003329EF" w:rsidRDefault="00AC7580" w:rsidP="00AC7580">
      <w:pPr>
        <w:pStyle w:val="Heading4"/>
        <w:rPr>
          <w:rFonts w:ascii="Times New Roman" w:hAnsi="Times New Roman" w:cs="Times New Roman"/>
        </w:rPr>
      </w:pPr>
      <w:bookmarkStart w:id="167" w:name="_Toc1269739301"/>
      <w:bookmarkStart w:id="168" w:name="_Toc144493726"/>
      <w:r w:rsidRPr="003329EF">
        <w:rPr>
          <w:rFonts w:ascii="Times New Roman" w:hAnsi="Times New Roman" w:cs="Times New Roman"/>
        </w:rPr>
        <w:lastRenderedPageBreak/>
        <w:t xml:space="preserve">Objective Analysis 5: </w:t>
      </w:r>
      <w:r w:rsidR="004C3B0B" w:rsidRPr="003329EF">
        <w:rPr>
          <w:rFonts w:ascii="Times New Roman" w:hAnsi="Times New Roman" w:cs="Times New Roman"/>
        </w:rPr>
        <w:t>Size vs Furnishing Status</w:t>
      </w:r>
      <w:bookmarkEnd w:id="167"/>
      <w:bookmarkEnd w:id="168"/>
    </w:p>
    <w:p w14:paraId="2123914E" w14:textId="24919BD9" w:rsidR="004C3B0B" w:rsidRDefault="004C3B0B" w:rsidP="004C3B0B">
      <w:pPr>
        <w:rPr>
          <w:rFonts w:eastAsiaTheme="majorEastAsia"/>
        </w:rPr>
      </w:pPr>
      <w:r w:rsidRPr="004C3B0B">
        <w:rPr>
          <w:rFonts w:eastAsiaTheme="majorEastAsia"/>
          <w:noProof/>
        </w:rPr>
        <w:drawing>
          <wp:inline distT="0" distB="0" distL="0" distR="0" wp14:anchorId="01149E64" wp14:editId="24D53628">
            <wp:extent cx="4831645" cy="2477767"/>
            <wp:effectExtent l="0" t="0" r="7620" b="0"/>
            <wp:docPr id="521023986" name="Picture 52102398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23986" name="Picture 1" descr="A screenshot of a graph&#10;&#10;Description automatically generated"/>
                    <pic:cNvPicPr/>
                  </pic:nvPicPr>
                  <pic:blipFill>
                    <a:blip r:embed="rId99"/>
                    <a:stretch>
                      <a:fillRect/>
                    </a:stretch>
                  </pic:blipFill>
                  <pic:spPr>
                    <a:xfrm>
                      <a:off x="0" y="0"/>
                      <a:ext cx="4842312" cy="2483237"/>
                    </a:xfrm>
                    <a:prstGeom prst="rect">
                      <a:avLst/>
                    </a:prstGeom>
                  </pic:spPr>
                </pic:pic>
              </a:graphicData>
            </a:graphic>
          </wp:inline>
        </w:drawing>
      </w:r>
    </w:p>
    <w:p w14:paraId="1BA309AE" w14:textId="7F8942DD" w:rsidR="004C3B0B" w:rsidRPr="003329EF" w:rsidRDefault="004C3B0B" w:rsidP="004C3B0B">
      <w:pPr>
        <w:pStyle w:val="Figure"/>
        <w:rPr>
          <w:rFonts w:eastAsiaTheme="majorEastAsia"/>
          <w:sz w:val="24"/>
        </w:rPr>
      </w:pPr>
      <w:r w:rsidRPr="003329EF">
        <w:rPr>
          <w:rFonts w:eastAsiaTheme="majorEastAsia"/>
          <w:sz w:val="24"/>
        </w:rPr>
        <w:t xml:space="preserve">Figure F-11: </w:t>
      </w:r>
      <w:r w:rsidR="00CC2566" w:rsidRPr="003329EF">
        <w:rPr>
          <w:rFonts w:eastAsiaTheme="majorEastAsia"/>
          <w:sz w:val="24"/>
        </w:rPr>
        <w:t>Furnishing Status vs House Size for each City</w:t>
      </w:r>
      <w:r w:rsidR="001959A4" w:rsidRPr="003329EF">
        <w:rPr>
          <w:rFonts w:eastAsiaTheme="majorEastAsia"/>
          <w:sz w:val="24"/>
        </w:rPr>
        <w:t xml:space="preserve"> (Boxplot &amp; Violin)</w:t>
      </w:r>
    </w:p>
    <w:p w14:paraId="3B09F3BB" w14:textId="77777777" w:rsidR="00D2644C" w:rsidRDefault="00CC2566" w:rsidP="00CC2566">
      <w:pPr>
        <w:rPr>
          <w:rFonts w:eastAsiaTheme="majorEastAsia"/>
        </w:rPr>
      </w:pPr>
      <w:r>
        <w:rPr>
          <w:rFonts w:eastAsiaTheme="majorEastAsia"/>
        </w:rPr>
        <w:t xml:space="preserve">Figure F-11 show that there </w:t>
      </w:r>
      <w:proofErr w:type="gramStart"/>
      <w:r>
        <w:rPr>
          <w:rFonts w:eastAsiaTheme="majorEastAsia"/>
        </w:rPr>
        <w:t>are</w:t>
      </w:r>
      <w:proofErr w:type="gramEnd"/>
      <w:r>
        <w:rPr>
          <w:rFonts w:eastAsiaTheme="majorEastAsia"/>
        </w:rPr>
        <w:t xml:space="preserve"> </w:t>
      </w:r>
      <w:r w:rsidR="00E213F3">
        <w:rPr>
          <w:rFonts w:eastAsiaTheme="majorEastAsia"/>
        </w:rPr>
        <w:t>a higher</w:t>
      </w:r>
      <w:r>
        <w:rPr>
          <w:rFonts w:eastAsiaTheme="majorEastAsia"/>
        </w:rPr>
        <w:t xml:space="preserve"> </w:t>
      </w:r>
      <w:r w:rsidR="008D43BB">
        <w:rPr>
          <w:rFonts w:eastAsiaTheme="majorEastAsia"/>
        </w:rPr>
        <w:t xml:space="preserve">impact of both Furnished &amp; Un-Furnished </w:t>
      </w:r>
      <w:r w:rsidR="00306378">
        <w:rPr>
          <w:rFonts w:eastAsiaTheme="majorEastAsia"/>
        </w:rPr>
        <w:t>houses on the house-size, however unfurnished house are more typical to be a smaller house size.</w:t>
      </w:r>
      <w:r w:rsidR="00467F6E">
        <w:rPr>
          <w:rFonts w:eastAsiaTheme="majorEastAsia"/>
        </w:rPr>
        <w:t xml:space="preserve"> </w:t>
      </w:r>
    </w:p>
    <w:p w14:paraId="7BF89639" w14:textId="42644204" w:rsidR="00CC2566" w:rsidRPr="00CC2566" w:rsidRDefault="00467F6E" w:rsidP="00CC2566">
      <w:pPr>
        <w:rPr>
          <w:rFonts w:eastAsiaTheme="majorEastAsia"/>
        </w:rPr>
      </w:pPr>
      <w:r>
        <w:rPr>
          <w:rFonts w:eastAsiaTheme="majorEastAsia"/>
        </w:rPr>
        <w:t xml:space="preserve">This also </w:t>
      </w:r>
      <w:r w:rsidR="00D2644C">
        <w:rPr>
          <w:rFonts w:eastAsiaTheme="majorEastAsia"/>
        </w:rPr>
        <w:t xml:space="preserve">imply that smaller </w:t>
      </w:r>
      <w:r w:rsidR="006F4C89">
        <w:rPr>
          <w:rFonts w:eastAsiaTheme="majorEastAsia"/>
        </w:rPr>
        <w:t xml:space="preserve">size house </w:t>
      </w:r>
      <w:proofErr w:type="gramStart"/>
      <w:r w:rsidR="006F4C89">
        <w:rPr>
          <w:rFonts w:eastAsiaTheme="majorEastAsia"/>
        </w:rPr>
        <w:t>are</w:t>
      </w:r>
      <w:proofErr w:type="gramEnd"/>
      <w:r w:rsidR="006F4C89">
        <w:rPr>
          <w:rFonts w:eastAsiaTheme="majorEastAsia"/>
        </w:rPr>
        <w:t xml:space="preserve"> more common to </w:t>
      </w:r>
      <w:r w:rsidR="00876369">
        <w:rPr>
          <w:rFonts w:eastAsiaTheme="majorEastAsia"/>
        </w:rPr>
        <w:t xml:space="preserve">be </w:t>
      </w:r>
      <w:r w:rsidR="00214A26">
        <w:rPr>
          <w:rFonts w:eastAsiaTheme="majorEastAsia"/>
        </w:rPr>
        <w:t>“Unfurnished”</w:t>
      </w:r>
    </w:p>
    <w:p w14:paraId="36AE60B5" w14:textId="77777777" w:rsidR="00F121FC" w:rsidRDefault="00F121FC" w:rsidP="00CC2566">
      <w:pPr>
        <w:rPr>
          <w:rFonts w:eastAsiaTheme="majorEastAsia"/>
        </w:rPr>
      </w:pPr>
    </w:p>
    <w:p w14:paraId="3137E71C" w14:textId="77777777" w:rsidR="00F121FC" w:rsidRDefault="00F121FC" w:rsidP="00CC2566">
      <w:pPr>
        <w:rPr>
          <w:rFonts w:eastAsiaTheme="majorEastAsia"/>
        </w:rPr>
      </w:pPr>
    </w:p>
    <w:p w14:paraId="047BC7FC" w14:textId="5AC0CAFB" w:rsidR="00416EC5" w:rsidRDefault="00416EC5" w:rsidP="00CC2566">
      <w:pPr>
        <w:rPr>
          <w:rFonts w:eastAsiaTheme="majorEastAsia"/>
        </w:rPr>
      </w:pPr>
      <w:r w:rsidRPr="00416EC5">
        <w:rPr>
          <w:rFonts w:eastAsiaTheme="majorEastAsia"/>
          <w:noProof/>
        </w:rPr>
        <w:drawing>
          <wp:inline distT="0" distB="0" distL="0" distR="0" wp14:anchorId="3A862A09" wp14:editId="14FD7D49">
            <wp:extent cx="4962292" cy="2548476"/>
            <wp:effectExtent l="0" t="0" r="0" b="4445"/>
            <wp:docPr id="990064090" name="Picture 990064090"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64090" name="Picture 1" descr="A graph of different colored bars&#10;&#10;Description automatically generated with medium confidence"/>
                    <pic:cNvPicPr/>
                  </pic:nvPicPr>
                  <pic:blipFill>
                    <a:blip r:embed="rId100"/>
                    <a:stretch>
                      <a:fillRect/>
                    </a:stretch>
                  </pic:blipFill>
                  <pic:spPr>
                    <a:xfrm>
                      <a:off x="0" y="0"/>
                      <a:ext cx="4973602" cy="2554285"/>
                    </a:xfrm>
                    <a:prstGeom prst="rect">
                      <a:avLst/>
                    </a:prstGeom>
                  </pic:spPr>
                </pic:pic>
              </a:graphicData>
            </a:graphic>
          </wp:inline>
        </w:drawing>
      </w:r>
    </w:p>
    <w:p w14:paraId="32C58E33" w14:textId="137E674D" w:rsidR="008430BC" w:rsidRPr="003329EF" w:rsidRDefault="00416EC5" w:rsidP="00F121FC">
      <w:pPr>
        <w:pStyle w:val="Figure"/>
        <w:rPr>
          <w:rFonts w:eastAsiaTheme="majorEastAsia"/>
          <w:sz w:val="24"/>
        </w:rPr>
      </w:pPr>
      <w:r w:rsidRPr="003329EF">
        <w:rPr>
          <w:rFonts w:eastAsiaTheme="majorEastAsia"/>
          <w:sz w:val="24"/>
        </w:rPr>
        <w:t xml:space="preserve">Figure F-12: </w:t>
      </w:r>
      <w:r w:rsidR="001959A4" w:rsidRPr="003329EF">
        <w:rPr>
          <w:rFonts w:eastAsiaTheme="majorEastAsia"/>
          <w:sz w:val="24"/>
        </w:rPr>
        <w:t xml:space="preserve">Furnishing Status vs Record Distribution vs </w:t>
      </w:r>
      <w:r w:rsidR="00F121FC" w:rsidRPr="003329EF">
        <w:rPr>
          <w:rFonts w:eastAsiaTheme="majorEastAsia"/>
          <w:sz w:val="24"/>
        </w:rPr>
        <w:t>Size category for each City</w:t>
      </w:r>
      <w:r w:rsidR="006A1522" w:rsidRPr="003329EF">
        <w:rPr>
          <w:rFonts w:eastAsiaTheme="majorEastAsia"/>
          <w:sz w:val="24"/>
        </w:rPr>
        <w:t xml:space="preserve"> (complex bar)</w:t>
      </w:r>
    </w:p>
    <w:p w14:paraId="50F3A736" w14:textId="0461607A" w:rsidR="00F121FC" w:rsidRPr="00F121FC" w:rsidRDefault="00F121FC" w:rsidP="00F121FC">
      <w:pPr>
        <w:rPr>
          <w:rFonts w:eastAsiaTheme="majorEastAsia"/>
        </w:rPr>
      </w:pPr>
      <w:r>
        <w:rPr>
          <w:rFonts w:eastAsiaTheme="majorEastAsia"/>
        </w:rPr>
        <w:t>Figure F-12 show that from the Figure</w:t>
      </w:r>
      <w:r w:rsidR="00716F35">
        <w:rPr>
          <w:rFonts w:eastAsiaTheme="majorEastAsia"/>
        </w:rPr>
        <w:t xml:space="preserve"> F-1, </w:t>
      </w:r>
      <w:r w:rsidR="005E66D5">
        <w:rPr>
          <w:rFonts w:eastAsiaTheme="majorEastAsia"/>
        </w:rPr>
        <w:t xml:space="preserve">further classifying </w:t>
      </w:r>
      <w:r w:rsidR="00BA6716">
        <w:rPr>
          <w:rFonts w:eastAsiaTheme="majorEastAsia"/>
        </w:rPr>
        <w:t>each size</w:t>
      </w:r>
      <w:r w:rsidR="00C01112">
        <w:rPr>
          <w:rFonts w:eastAsiaTheme="majorEastAsia"/>
        </w:rPr>
        <w:t xml:space="preserve">-city into their furnishing </w:t>
      </w:r>
      <w:proofErr w:type="gramStart"/>
      <w:r w:rsidR="00C01112">
        <w:rPr>
          <w:rFonts w:eastAsiaTheme="majorEastAsia"/>
        </w:rPr>
        <w:t>status, and</w:t>
      </w:r>
      <w:proofErr w:type="gramEnd"/>
      <w:r w:rsidR="00C01112">
        <w:rPr>
          <w:rFonts w:eastAsiaTheme="majorEastAsia"/>
        </w:rPr>
        <w:t xml:space="preserve"> can be seen that </w:t>
      </w:r>
      <w:r w:rsidR="009D4FF7">
        <w:rPr>
          <w:rFonts w:eastAsiaTheme="majorEastAsia"/>
        </w:rPr>
        <w:t xml:space="preserve">Mumbai has many of the small size </w:t>
      </w:r>
      <w:r w:rsidR="00F47F54">
        <w:rPr>
          <w:rFonts w:eastAsiaTheme="majorEastAsia"/>
        </w:rPr>
        <w:t xml:space="preserve">house </w:t>
      </w:r>
      <w:r w:rsidR="00516E24">
        <w:rPr>
          <w:rFonts w:eastAsiaTheme="majorEastAsia"/>
        </w:rPr>
        <w:t>at Unfurnishing status</w:t>
      </w:r>
      <w:r w:rsidR="00CF62AE">
        <w:rPr>
          <w:rFonts w:eastAsiaTheme="majorEastAsia"/>
        </w:rPr>
        <w:t>.</w:t>
      </w:r>
    </w:p>
    <w:p w14:paraId="23BD7CA2" w14:textId="77777777" w:rsidR="008430BC" w:rsidRPr="003329EF" w:rsidRDefault="008430BC" w:rsidP="00EB71E4">
      <w:pPr>
        <w:jc w:val="left"/>
        <w:rPr>
          <w:rFonts w:eastAsiaTheme="majorEastAsia"/>
          <w:color w:val="2F5496" w:themeColor="accent1" w:themeShade="BF"/>
        </w:rPr>
      </w:pPr>
    </w:p>
    <w:p w14:paraId="72715713" w14:textId="77777777" w:rsidR="008430BC" w:rsidRPr="003329EF" w:rsidRDefault="008430BC" w:rsidP="00EB71E4">
      <w:pPr>
        <w:jc w:val="left"/>
        <w:rPr>
          <w:rFonts w:eastAsiaTheme="majorEastAsia"/>
          <w:color w:val="2F5496" w:themeColor="accent1" w:themeShade="BF"/>
        </w:rPr>
      </w:pPr>
    </w:p>
    <w:p w14:paraId="38C2DE44" w14:textId="77777777" w:rsidR="008430BC" w:rsidRPr="003329EF" w:rsidRDefault="008430BC" w:rsidP="00EB71E4">
      <w:pPr>
        <w:jc w:val="left"/>
        <w:rPr>
          <w:rFonts w:eastAsiaTheme="majorEastAsia"/>
          <w:color w:val="2F5496" w:themeColor="accent1" w:themeShade="BF"/>
        </w:rPr>
      </w:pPr>
    </w:p>
    <w:p w14:paraId="09EC2C09" w14:textId="77777777" w:rsidR="008430BC" w:rsidRPr="003329EF" w:rsidRDefault="008430BC" w:rsidP="00EB71E4">
      <w:pPr>
        <w:jc w:val="left"/>
        <w:rPr>
          <w:rFonts w:eastAsiaTheme="majorEastAsia"/>
          <w:color w:val="2F5496" w:themeColor="accent1" w:themeShade="BF"/>
        </w:rPr>
      </w:pPr>
    </w:p>
    <w:p w14:paraId="032F53F2" w14:textId="56CCF21A" w:rsidR="008430BC" w:rsidRPr="003329EF" w:rsidRDefault="00C17C2B" w:rsidP="00C17C2B">
      <w:pPr>
        <w:pStyle w:val="Heading4"/>
        <w:rPr>
          <w:rFonts w:ascii="Times New Roman" w:hAnsi="Times New Roman" w:cs="Times New Roman"/>
        </w:rPr>
      </w:pPr>
      <w:bookmarkStart w:id="169" w:name="_Toc1028447953"/>
      <w:bookmarkStart w:id="170" w:name="_Toc144493727"/>
      <w:r w:rsidRPr="003329EF">
        <w:rPr>
          <w:rFonts w:ascii="Times New Roman" w:hAnsi="Times New Roman" w:cs="Times New Roman"/>
        </w:rPr>
        <w:t>Objective Analysis 6: Size vs Tenant preferences</w:t>
      </w:r>
      <w:bookmarkEnd w:id="169"/>
      <w:bookmarkEnd w:id="170"/>
    </w:p>
    <w:p w14:paraId="737F4022" w14:textId="6E78416D" w:rsidR="00C17C2B" w:rsidRPr="00C17C2B" w:rsidRDefault="00BE3A68" w:rsidP="00C17C2B">
      <w:pPr>
        <w:rPr>
          <w:rFonts w:eastAsiaTheme="majorEastAsia"/>
        </w:rPr>
      </w:pPr>
      <w:r w:rsidRPr="00BE3A68">
        <w:rPr>
          <w:rFonts w:eastAsiaTheme="majorEastAsia"/>
          <w:noProof/>
        </w:rPr>
        <w:drawing>
          <wp:inline distT="0" distB="0" distL="0" distR="0" wp14:anchorId="1672F400" wp14:editId="63D9BC13">
            <wp:extent cx="5051778" cy="2587957"/>
            <wp:effectExtent l="0" t="0" r="0" b="3175"/>
            <wp:docPr id="1748679550" name="Picture 1748679550" descr="A diagram of different colored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79550" name="Picture 1" descr="A diagram of different colored shapes&#10;&#10;Description automatically generated"/>
                    <pic:cNvPicPr/>
                  </pic:nvPicPr>
                  <pic:blipFill>
                    <a:blip r:embed="rId101"/>
                    <a:stretch>
                      <a:fillRect/>
                    </a:stretch>
                  </pic:blipFill>
                  <pic:spPr>
                    <a:xfrm>
                      <a:off x="0" y="0"/>
                      <a:ext cx="5061973" cy="2593180"/>
                    </a:xfrm>
                    <a:prstGeom prst="rect">
                      <a:avLst/>
                    </a:prstGeom>
                  </pic:spPr>
                </pic:pic>
              </a:graphicData>
            </a:graphic>
          </wp:inline>
        </w:drawing>
      </w:r>
    </w:p>
    <w:p w14:paraId="3C8693A5" w14:textId="7821E1CC" w:rsidR="00BE3A68" w:rsidRPr="003329EF" w:rsidRDefault="00BE3A68" w:rsidP="00BE3A68">
      <w:pPr>
        <w:pStyle w:val="Figure"/>
        <w:rPr>
          <w:rFonts w:eastAsiaTheme="majorEastAsia"/>
          <w:sz w:val="24"/>
        </w:rPr>
      </w:pPr>
      <w:r w:rsidRPr="003329EF">
        <w:rPr>
          <w:rFonts w:eastAsiaTheme="majorEastAsia"/>
          <w:sz w:val="24"/>
        </w:rPr>
        <w:t xml:space="preserve">Figure F-13: </w:t>
      </w:r>
      <w:r w:rsidR="00683C33" w:rsidRPr="003329EF">
        <w:rPr>
          <w:rFonts w:eastAsiaTheme="majorEastAsia"/>
          <w:sz w:val="24"/>
        </w:rPr>
        <w:t>Tenant Preferences vs Size</w:t>
      </w:r>
      <w:r w:rsidR="006A1522" w:rsidRPr="003329EF">
        <w:rPr>
          <w:rFonts w:eastAsiaTheme="majorEastAsia"/>
          <w:sz w:val="24"/>
        </w:rPr>
        <w:t xml:space="preserve"> (boxplot &amp; violin)</w:t>
      </w:r>
    </w:p>
    <w:p w14:paraId="242458ED" w14:textId="66AC990E" w:rsidR="00683C33" w:rsidRPr="00683C33" w:rsidRDefault="00683C33" w:rsidP="00683C33">
      <w:pPr>
        <w:rPr>
          <w:rFonts w:eastAsiaTheme="majorEastAsia"/>
        </w:rPr>
      </w:pPr>
      <w:r>
        <w:rPr>
          <w:rFonts w:eastAsiaTheme="majorEastAsia"/>
        </w:rPr>
        <w:t xml:space="preserve">Figure F-13 show </w:t>
      </w:r>
      <w:r w:rsidR="00C82048">
        <w:rPr>
          <w:rFonts w:eastAsiaTheme="majorEastAsia"/>
        </w:rPr>
        <w:t xml:space="preserve">that in more common, that </w:t>
      </w:r>
      <w:r w:rsidR="00D35D32">
        <w:rPr>
          <w:rFonts w:eastAsiaTheme="majorEastAsia"/>
        </w:rPr>
        <w:t xml:space="preserve">a larger house size will be more preferably to be </w:t>
      </w:r>
      <w:r w:rsidR="00757F28">
        <w:rPr>
          <w:rFonts w:eastAsiaTheme="majorEastAsia"/>
        </w:rPr>
        <w:t>rent</w:t>
      </w:r>
      <w:r w:rsidR="00737CAD">
        <w:rPr>
          <w:rFonts w:eastAsiaTheme="majorEastAsia"/>
        </w:rPr>
        <w:t xml:space="preserve"> to family</w:t>
      </w:r>
      <w:r w:rsidR="005B2F65">
        <w:rPr>
          <w:rFonts w:eastAsiaTheme="majorEastAsia"/>
        </w:rPr>
        <w:t>, in contrast to Bachelor &amp; Bachelor/Family.</w:t>
      </w:r>
    </w:p>
    <w:p w14:paraId="2B1623FD" w14:textId="77777777" w:rsidR="00607400" w:rsidRDefault="007E7677" w:rsidP="00683C33">
      <w:pPr>
        <w:rPr>
          <w:rFonts w:eastAsiaTheme="majorEastAsia"/>
        </w:rPr>
      </w:pPr>
      <w:r>
        <w:rPr>
          <w:rFonts w:eastAsiaTheme="majorEastAsia"/>
        </w:rPr>
        <w:t xml:space="preserve">Assumption = </w:t>
      </w:r>
    </w:p>
    <w:p w14:paraId="7D3970C6" w14:textId="727381FD" w:rsidR="00607400" w:rsidRPr="00607400" w:rsidRDefault="00AF471A" w:rsidP="00D248F2">
      <w:pPr>
        <w:pStyle w:val="ListParagraph"/>
        <w:numPr>
          <w:ilvl w:val="0"/>
          <w:numId w:val="3"/>
        </w:numPr>
        <w:rPr>
          <w:rFonts w:eastAsiaTheme="majorEastAsia"/>
        </w:rPr>
      </w:pPr>
      <w:r>
        <w:rPr>
          <w:rFonts w:eastAsiaTheme="majorEastAsia"/>
        </w:rPr>
        <w:t xml:space="preserve">it </w:t>
      </w:r>
      <w:proofErr w:type="gramStart"/>
      <w:r>
        <w:rPr>
          <w:rFonts w:eastAsiaTheme="majorEastAsia"/>
        </w:rPr>
        <w:t>make</w:t>
      </w:r>
      <w:proofErr w:type="gramEnd"/>
      <w:r>
        <w:rPr>
          <w:rFonts w:eastAsiaTheme="majorEastAsia"/>
        </w:rPr>
        <w:t xml:space="preserve"> sense for that a bigger house size will be more suitable for Family </w:t>
      </w:r>
      <w:r w:rsidR="007916B7">
        <w:rPr>
          <w:rFonts w:eastAsiaTheme="majorEastAsia"/>
        </w:rPr>
        <w:t xml:space="preserve">Tenants than Bachelor. </w:t>
      </w:r>
    </w:p>
    <w:p w14:paraId="76373574" w14:textId="5567F72F" w:rsidR="007E7677" w:rsidRDefault="006A1522" w:rsidP="00D248F2">
      <w:pPr>
        <w:pStyle w:val="ListParagraph"/>
        <w:numPr>
          <w:ilvl w:val="0"/>
          <w:numId w:val="3"/>
        </w:numPr>
        <w:rPr>
          <w:rFonts w:eastAsiaTheme="majorEastAsia"/>
        </w:rPr>
      </w:pPr>
      <w:r w:rsidRPr="006A1522">
        <w:rPr>
          <w:rFonts w:eastAsiaTheme="majorEastAsia"/>
          <w:noProof/>
        </w:rPr>
        <w:drawing>
          <wp:anchor distT="0" distB="0" distL="114300" distR="114300" simplePos="0" relativeHeight="251658279" behindDoc="0" locked="0" layoutInCell="1" allowOverlap="1" wp14:anchorId="621129DA" wp14:editId="26D1D0CA">
            <wp:simplePos x="0" y="0"/>
            <wp:positionH relativeFrom="column">
              <wp:posOffset>2312882</wp:posOffset>
            </wp:positionH>
            <wp:positionV relativeFrom="paragraph">
              <wp:posOffset>1529503</wp:posOffset>
            </wp:positionV>
            <wp:extent cx="2895600" cy="1854200"/>
            <wp:effectExtent l="0" t="0" r="0" b="0"/>
            <wp:wrapSquare wrapText="bothSides"/>
            <wp:docPr id="1040504037" name="Picture 1040504037" descr="A pie chart with numbers and a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04037" name="Picture 1" descr="A pie chart with numbers and a blue circle&#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2895600" cy="1854200"/>
                    </a:xfrm>
                    <a:prstGeom prst="rect">
                      <a:avLst/>
                    </a:prstGeom>
                  </pic:spPr>
                </pic:pic>
              </a:graphicData>
            </a:graphic>
            <wp14:sizeRelH relativeFrom="margin">
              <wp14:pctWidth>0</wp14:pctWidth>
            </wp14:sizeRelH>
            <wp14:sizeRelV relativeFrom="margin">
              <wp14:pctHeight>0</wp14:pctHeight>
            </wp14:sizeRelV>
          </wp:anchor>
        </w:drawing>
      </w:r>
      <w:r w:rsidR="00101DCC">
        <w:rPr>
          <w:rFonts w:eastAsiaTheme="majorEastAsia"/>
        </w:rPr>
        <w:t xml:space="preserve">Between Bachelor and </w:t>
      </w:r>
      <w:r w:rsidR="00D316D6">
        <w:rPr>
          <w:rFonts w:eastAsiaTheme="majorEastAsia"/>
        </w:rPr>
        <w:t>Bachelor/</w:t>
      </w:r>
      <w:r w:rsidR="00101DCC">
        <w:rPr>
          <w:rFonts w:eastAsiaTheme="majorEastAsia"/>
        </w:rPr>
        <w:t>Family</w:t>
      </w:r>
      <w:r w:rsidR="00D316D6">
        <w:rPr>
          <w:rFonts w:eastAsiaTheme="majorEastAsia"/>
        </w:rPr>
        <w:t xml:space="preserve">, it should </w:t>
      </w:r>
      <w:r w:rsidR="00F17E51">
        <w:rPr>
          <w:rFonts w:eastAsiaTheme="majorEastAsia"/>
        </w:rPr>
        <w:t xml:space="preserve">have </w:t>
      </w:r>
      <w:proofErr w:type="gramStart"/>
      <w:r w:rsidR="00D316D6">
        <w:rPr>
          <w:rFonts w:eastAsiaTheme="majorEastAsia"/>
        </w:rPr>
        <w:t>imply</w:t>
      </w:r>
      <w:proofErr w:type="gramEnd"/>
      <w:r w:rsidR="00F17E51">
        <w:rPr>
          <w:rFonts w:eastAsiaTheme="majorEastAsia"/>
        </w:rPr>
        <w:t xml:space="preserve"> that Bachelor/Family will have a slightly higher house size preference in compare to </w:t>
      </w:r>
      <w:r w:rsidR="00647D6E">
        <w:rPr>
          <w:rFonts w:eastAsiaTheme="majorEastAsia"/>
        </w:rPr>
        <w:t>bachelor, however</w:t>
      </w:r>
      <w:r w:rsidR="00C41ACA">
        <w:rPr>
          <w:rFonts w:eastAsiaTheme="majorEastAsia"/>
        </w:rPr>
        <w:t xml:space="preserve"> within psychology effect opinion study, </w:t>
      </w:r>
      <w:r w:rsidR="000B7BA2">
        <w:rPr>
          <w:rFonts w:eastAsiaTheme="majorEastAsia"/>
        </w:rPr>
        <w:t>a</w:t>
      </w:r>
      <w:r w:rsidR="00271E64">
        <w:rPr>
          <w:rFonts w:eastAsiaTheme="majorEastAsia"/>
        </w:rPr>
        <w:t>n</w:t>
      </w:r>
      <w:r w:rsidR="000B7BA2">
        <w:rPr>
          <w:rFonts w:eastAsiaTheme="majorEastAsia"/>
        </w:rPr>
        <w:t xml:space="preserve"> owner will much more wish </w:t>
      </w:r>
      <w:r w:rsidR="00271E64">
        <w:rPr>
          <w:rFonts w:eastAsiaTheme="majorEastAsia"/>
        </w:rPr>
        <w:t xml:space="preserve">for their houses to be expose to more </w:t>
      </w:r>
      <w:r w:rsidR="00AE1476">
        <w:rPr>
          <w:rFonts w:eastAsiaTheme="majorEastAsia"/>
        </w:rPr>
        <w:t xml:space="preserve">people for more opportunity, that’s why </w:t>
      </w:r>
      <w:r w:rsidR="00607400" w:rsidRPr="00607400">
        <w:rPr>
          <w:rFonts w:eastAsiaTheme="majorEastAsia"/>
        </w:rPr>
        <w:t xml:space="preserve">many owner will go with both the selection – “Bachelors/Family”, compare to just “Bachelors” only. Figure F-14 </w:t>
      </w:r>
      <w:r>
        <w:rPr>
          <w:rFonts w:eastAsiaTheme="majorEastAsia"/>
        </w:rPr>
        <w:t>at the right</w:t>
      </w:r>
      <w:r w:rsidR="00607400" w:rsidRPr="00607400">
        <w:rPr>
          <w:rFonts w:eastAsiaTheme="majorEastAsia"/>
        </w:rPr>
        <w:t xml:space="preserve"> has fully support on this assumption</w:t>
      </w:r>
      <w:r>
        <w:rPr>
          <w:rFonts w:eastAsiaTheme="majorEastAsia"/>
        </w:rPr>
        <w:t>.</w:t>
      </w:r>
    </w:p>
    <w:p w14:paraId="7D57B006" w14:textId="17E4D736" w:rsidR="006A1522" w:rsidRPr="003329EF" w:rsidRDefault="006A1522" w:rsidP="00AC2FAE">
      <w:pPr>
        <w:pStyle w:val="Figure"/>
        <w:ind w:left="4320"/>
        <w:jc w:val="both"/>
        <w:rPr>
          <w:rFonts w:eastAsiaTheme="majorEastAsia"/>
          <w:sz w:val="24"/>
        </w:rPr>
      </w:pPr>
      <w:r w:rsidRPr="003329EF">
        <w:rPr>
          <w:rFonts w:eastAsiaTheme="majorEastAsia"/>
          <w:sz w:val="24"/>
        </w:rPr>
        <w:t>Figure F-14: Tenant Preference record distribution (pie)</w:t>
      </w:r>
    </w:p>
    <w:p w14:paraId="18E47D57" w14:textId="38969450" w:rsidR="007E7677" w:rsidRPr="003329EF" w:rsidRDefault="006A1522" w:rsidP="006A1522">
      <w:pPr>
        <w:pStyle w:val="Heading4"/>
        <w:rPr>
          <w:rFonts w:ascii="Times New Roman" w:hAnsi="Times New Roman" w:cs="Times New Roman"/>
        </w:rPr>
      </w:pPr>
      <w:bookmarkStart w:id="171" w:name="_Toc9790987"/>
      <w:bookmarkStart w:id="172" w:name="_Toc144493728"/>
      <w:r w:rsidRPr="003329EF">
        <w:rPr>
          <w:rFonts w:ascii="Times New Roman" w:hAnsi="Times New Roman" w:cs="Times New Roman"/>
        </w:rPr>
        <w:lastRenderedPageBreak/>
        <w:t>Objective Analysis 7:</w:t>
      </w:r>
      <w:r w:rsidR="00F91613" w:rsidRPr="003329EF">
        <w:rPr>
          <w:rFonts w:ascii="Times New Roman" w:hAnsi="Times New Roman" w:cs="Times New Roman"/>
        </w:rPr>
        <w:t xml:space="preserve"> Size vs Bathroom</w:t>
      </w:r>
      <w:bookmarkEnd w:id="171"/>
      <w:bookmarkEnd w:id="172"/>
    </w:p>
    <w:p w14:paraId="280A2682" w14:textId="06CCD912" w:rsidR="00F91613" w:rsidRPr="00F91613" w:rsidRDefault="00E80D9A" w:rsidP="00F91613">
      <w:pPr>
        <w:rPr>
          <w:rFonts w:eastAsiaTheme="majorEastAsia"/>
        </w:rPr>
      </w:pPr>
      <w:r w:rsidRPr="00E80D9A">
        <w:rPr>
          <w:rFonts w:eastAsiaTheme="majorEastAsia"/>
          <w:noProof/>
        </w:rPr>
        <w:drawing>
          <wp:inline distT="0" distB="0" distL="0" distR="0" wp14:anchorId="7BB02D26" wp14:editId="19FF07B4">
            <wp:extent cx="4721902" cy="2432587"/>
            <wp:effectExtent l="0" t="0" r="2540" b="6350"/>
            <wp:docPr id="1017075008" name="Picture 1017075008"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75008" name="Picture 1" descr="A graph with different colored squares&#10;&#10;Description automatically generated"/>
                    <pic:cNvPicPr/>
                  </pic:nvPicPr>
                  <pic:blipFill>
                    <a:blip r:embed="rId103"/>
                    <a:stretch>
                      <a:fillRect/>
                    </a:stretch>
                  </pic:blipFill>
                  <pic:spPr>
                    <a:xfrm>
                      <a:off x="0" y="0"/>
                      <a:ext cx="4735170" cy="2439423"/>
                    </a:xfrm>
                    <a:prstGeom prst="rect">
                      <a:avLst/>
                    </a:prstGeom>
                  </pic:spPr>
                </pic:pic>
              </a:graphicData>
            </a:graphic>
          </wp:inline>
        </w:drawing>
      </w:r>
    </w:p>
    <w:p w14:paraId="62CA0C76" w14:textId="5F40CCB4" w:rsidR="00130E8A" w:rsidRPr="003329EF" w:rsidRDefault="00130E8A" w:rsidP="00130E8A">
      <w:pPr>
        <w:pStyle w:val="Figure"/>
        <w:rPr>
          <w:rFonts w:eastAsiaTheme="majorEastAsia"/>
          <w:sz w:val="24"/>
        </w:rPr>
      </w:pPr>
      <w:r w:rsidRPr="003329EF">
        <w:rPr>
          <w:rFonts w:eastAsiaTheme="majorEastAsia"/>
          <w:sz w:val="24"/>
        </w:rPr>
        <w:t>Figure F-15</w:t>
      </w:r>
      <w:r w:rsidR="001770CC" w:rsidRPr="003329EF">
        <w:rPr>
          <w:rFonts w:eastAsiaTheme="majorEastAsia"/>
          <w:sz w:val="24"/>
        </w:rPr>
        <w:t xml:space="preserve">: </w:t>
      </w:r>
      <w:r w:rsidR="00232B5F" w:rsidRPr="003329EF">
        <w:rPr>
          <w:rFonts w:eastAsiaTheme="majorEastAsia"/>
          <w:sz w:val="24"/>
        </w:rPr>
        <w:t>No of Bathroom vs House size</w:t>
      </w:r>
      <w:r w:rsidR="00233845" w:rsidRPr="003329EF">
        <w:rPr>
          <w:rFonts w:eastAsiaTheme="majorEastAsia"/>
          <w:sz w:val="24"/>
        </w:rPr>
        <w:t xml:space="preserve"> (boxplot)</w:t>
      </w:r>
    </w:p>
    <w:p w14:paraId="15D64395" w14:textId="200F601B" w:rsidR="00232B5F" w:rsidRPr="00232B5F" w:rsidRDefault="00232B5F" w:rsidP="00232B5F">
      <w:pPr>
        <w:rPr>
          <w:rFonts w:eastAsiaTheme="majorEastAsia"/>
        </w:rPr>
      </w:pPr>
      <w:r>
        <w:rPr>
          <w:rFonts w:eastAsiaTheme="majorEastAsia"/>
        </w:rPr>
        <w:t xml:space="preserve">Figure F-15 show </w:t>
      </w:r>
      <w:r w:rsidR="00463704">
        <w:rPr>
          <w:rFonts w:eastAsiaTheme="majorEastAsia"/>
        </w:rPr>
        <w:t xml:space="preserve">a steady positive relationship between no of bathroom a house </w:t>
      </w:r>
      <w:proofErr w:type="gramStart"/>
      <w:r w:rsidR="00463704">
        <w:rPr>
          <w:rFonts w:eastAsiaTheme="majorEastAsia"/>
        </w:rPr>
        <w:t>have</w:t>
      </w:r>
      <w:proofErr w:type="gramEnd"/>
      <w:r w:rsidR="00463704">
        <w:rPr>
          <w:rFonts w:eastAsiaTheme="majorEastAsia"/>
        </w:rPr>
        <w:t xml:space="preserve"> and the house size.</w:t>
      </w:r>
    </w:p>
    <w:p w14:paraId="3B671894" w14:textId="0F0B96FE" w:rsidR="003C2146" w:rsidRPr="003329EF" w:rsidRDefault="003C2146" w:rsidP="00AE4EF6">
      <w:pPr>
        <w:pStyle w:val="Heading4"/>
        <w:rPr>
          <w:rFonts w:ascii="Times New Roman" w:hAnsi="Times New Roman" w:cs="Times New Roman"/>
        </w:rPr>
      </w:pPr>
      <w:bookmarkStart w:id="173" w:name="_Toc725589987"/>
      <w:bookmarkStart w:id="174" w:name="_Toc144493729"/>
      <w:r w:rsidRPr="003329EF">
        <w:t>Objective A</w:t>
      </w:r>
      <w:r w:rsidR="00F07FA2" w:rsidRPr="003329EF">
        <w:rPr>
          <w:rFonts w:ascii="Times New Roman" w:hAnsi="Times New Roman" w:cs="Times New Roman"/>
        </w:rPr>
        <w:t>nalysis 8: Size vs Point of Contact</w:t>
      </w:r>
      <w:bookmarkEnd w:id="173"/>
      <w:bookmarkEnd w:id="174"/>
    </w:p>
    <w:p w14:paraId="6F283D30" w14:textId="77777777" w:rsidR="00A011F2" w:rsidRDefault="00233845" w:rsidP="00A011F2">
      <w:pPr>
        <w:keepNext/>
        <w:rPr>
          <w:rFonts w:eastAsiaTheme="majorEastAsia"/>
        </w:rPr>
      </w:pPr>
      <w:r w:rsidRPr="00233845">
        <w:rPr>
          <w:rFonts w:eastAsiaTheme="majorEastAsia"/>
          <w:noProof/>
        </w:rPr>
        <w:drawing>
          <wp:inline distT="0" distB="0" distL="0" distR="0" wp14:anchorId="6CF5F196" wp14:editId="3616AEBD">
            <wp:extent cx="4951142" cy="2545395"/>
            <wp:effectExtent l="0" t="0" r="1905" b="7620"/>
            <wp:docPr id="2043478730" name="Picture 204347873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78730" name="Picture 1" descr="A screenshot of a graph&#10;&#10;Description automatically generated"/>
                    <pic:cNvPicPr/>
                  </pic:nvPicPr>
                  <pic:blipFill>
                    <a:blip r:embed="rId104"/>
                    <a:stretch>
                      <a:fillRect/>
                    </a:stretch>
                  </pic:blipFill>
                  <pic:spPr>
                    <a:xfrm>
                      <a:off x="0" y="0"/>
                      <a:ext cx="4967612" cy="2553862"/>
                    </a:xfrm>
                    <a:prstGeom prst="rect">
                      <a:avLst/>
                    </a:prstGeom>
                  </pic:spPr>
                </pic:pic>
              </a:graphicData>
            </a:graphic>
          </wp:inline>
        </w:drawing>
      </w:r>
    </w:p>
    <w:p w14:paraId="04514A9C" w14:textId="53FA088E" w:rsidR="00233845" w:rsidRPr="003329EF" w:rsidRDefault="00233845" w:rsidP="00233845">
      <w:pPr>
        <w:pStyle w:val="Figure"/>
        <w:rPr>
          <w:rFonts w:eastAsiaTheme="majorEastAsia"/>
          <w:sz w:val="24"/>
        </w:rPr>
      </w:pPr>
      <w:r w:rsidRPr="003329EF">
        <w:rPr>
          <w:rFonts w:eastAsiaTheme="majorEastAsia"/>
          <w:sz w:val="24"/>
        </w:rPr>
        <w:t>Figure F-15: Point of Contact vs House Size (boxplot &amp; violin)</w:t>
      </w:r>
    </w:p>
    <w:p w14:paraId="07ACC03F" w14:textId="471F9261" w:rsidR="00233845" w:rsidRPr="00233845" w:rsidRDefault="00233845" w:rsidP="00233845">
      <w:pPr>
        <w:rPr>
          <w:rFonts w:eastAsiaTheme="majorEastAsia"/>
        </w:rPr>
      </w:pPr>
      <w:r>
        <w:rPr>
          <w:rFonts w:eastAsiaTheme="majorEastAsia"/>
        </w:rPr>
        <w:t xml:space="preserve">Figure F-15 show </w:t>
      </w:r>
      <w:r w:rsidR="007D05DA">
        <w:rPr>
          <w:rFonts w:eastAsiaTheme="majorEastAsia"/>
        </w:rPr>
        <w:t xml:space="preserve">Contact Agent is more favour </w:t>
      </w:r>
      <w:r w:rsidR="00FD4E6C">
        <w:rPr>
          <w:rFonts w:eastAsiaTheme="majorEastAsia"/>
        </w:rPr>
        <w:t xml:space="preserve">with higher House Size </w:t>
      </w:r>
      <w:proofErr w:type="gramStart"/>
      <w:r w:rsidR="00FD4E6C">
        <w:rPr>
          <w:rFonts w:eastAsiaTheme="majorEastAsia"/>
        </w:rPr>
        <w:t>compare</w:t>
      </w:r>
      <w:proofErr w:type="gramEnd"/>
      <w:r w:rsidR="00FD4E6C">
        <w:rPr>
          <w:rFonts w:eastAsiaTheme="majorEastAsia"/>
        </w:rPr>
        <w:t xml:space="preserve"> to </w:t>
      </w:r>
      <w:r w:rsidR="00542E2E">
        <w:rPr>
          <w:rFonts w:eastAsiaTheme="majorEastAsia"/>
        </w:rPr>
        <w:t>Contact Owner.</w:t>
      </w:r>
    </w:p>
    <w:p w14:paraId="186DF3C5" w14:textId="666B5C44" w:rsidR="00542E2E" w:rsidRPr="00233845" w:rsidRDefault="00542E2E" w:rsidP="00233845">
      <w:pPr>
        <w:rPr>
          <w:rFonts w:eastAsiaTheme="majorEastAsia"/>
        </w:rPr>
      </w:pPr>
      <w:r>
        <w:rPr>
          <w:rFonts w:eastAsiaTheme="majorEastAsia"/>
        </w:rPr>
        <w:t xml:space="preserve">Assumption: </w:t>
      </w:r>
      <w:r w:rsidR="00D35A9F">
        <w:rPr>
          <w:rFonts w:eastAsiaTheme="majorEastAsia"/>
        </w:rPr>
        <w:t xml:space="preserve">A </w:t>
      </w:r>
      <w:r w:rsidR="00086601">
        <w:rPr>
          <w:rFonts w:eastAsiaTheme="majorEastAsia"/>
        </w:rPr>
        <w:t>larger</w:t>
      </w:r>
      <w:r w:rsidR="00D35A9F">
        <w:rPr>
          <w:rFonts w:eastAsiaTheme="majorEastAsia"/>
        </w:rPr>
        <w:t xml:space="preserve"> house size house might be </w:t>
      </w:r>
      <w:r w:rsidR="005B1C76">
        <w:rPr>
          <w:rFonts w:eastAsiaTheme="majorEastAsia"/>
        </w:rPr>
        <w:t>expose to lesser people</w:t>
      </w:r>
      <w:r w:rsidR="00E07512">
        <w:rPr>
          <w:rFonts w:eastAsiaTheme="majorEastAsia"/>
        </w:rPr>
        <w:t>/ smaller market</w:t>
      </w:r>
      <w:r w:rsidR="00082F9A">
        <w:rPr>
          <w:rFonts w:eastAsiaTheme="majorEastAsia"/>
        </w:rPr>
        <w:t xml:space="preserve">, as mostly </w:t>
      </w:r>
      <w:r w:rsidR="00F51F04">
        <w:rPr>
          <w:rFonts w:eastAsiaTheme="majorEastAsia"/>
        </w:rPr>
        <w:t xml:space="preserve">larger house size will be more favour for </w:t>
      </w:r>
      <w:r w:rsidR="0015007A">
        <w:rPr>
          <w:rFonts w:eastAsiaTheme="majorEastAsia"/>
        </w:rPr>
        <w:t xml:space="preserve">family, which is </w:t>
      </w:r>
      <w:r w:rsidR="00002523">
        <w:rPr>
          <w:rFonts w:eastAsiaTheme="majorEastAsia"/>
        </w:rPr>
        <w:t>in opinion</w:t>
      </w:r>
      <w:r w:rsidR="0015007A">
        <w:rPr>
          <w:rFonts w:eastAsiaTheme="majorEastAsia"/>
        </w:rPr>
        <w:t xml:space="preserve"> lesser </w:t>
      </w:r>
      <w:r w:rsidR="00E07512">
        <w:rPr>
          <w:rFonts w:eastAsiaTheme="majorEastAsia"/>
        </w:rPr>
        <w:t>in proportion in the market in contrast to bachelors</w:t>
      </w:r>
      <w:r w:rsidR="00CB6BA2">
        <w:rPr>
          <w:rFonts w:eastAsiaTheme="majorEastAsia"/>
        </w:rPr>
        <w:t xml:space="preserve">. Thus, owner </w:t>
      </w:r>
      <w:r w:rsidR="00992ECE">
        <w:rPr>
          <w:rFonts w:eastAsiaTheme="majorEastAsia"/>
        </w:rPr>
        <w:t xml:space="preserve">let agent to handle the </w:t>
      </w:r>
      <w:r w:rsidR="00547165">
        <w:rPr>
          <w:rFonts w:eastAsiaTheme="majorEastAsia"/>
        </w:rPr>
        <w:t xml:space="preserve">renting as agent are more expertise and have a better/bigger approach on the market of </w:t>
      </w:r>
      <w:r w:rsidR="00F30330">
        <w:rPr>
          <w:rFonts w:eastAsiaTheme="majorEastAsia"/>
        </w:rPr>
        <w:t>family tenants.</w:t>
      </w:r>
    </w:p>
    <w:p w14:paraId="50A938E3" w14:textId="06F84A17" w:rsidR="00676E90" w:rsidRDefault="00676E90">
      <w:pPr>
        <w:spacing w:line="259" w:lineRule="auto"/>
        <w:jc w:val="left"/>
        <w:rPr>
          <w:rFonts w:eastAsiaTheme="majorEastAsia"/>
        </w:rPr>
      </w:pPr>
      <w:r>
        <w:rPr>
          <w:rFonts w:eastAsiaTheme="majorEastAsia"/>
        </w:rPr>
        <w:br w:type="page"/>
      </w:r>
    </w:p>
    <w:p w14:paraId="7E3EFDDD" w14:textId="2243EFED" w:rsidR="00676E90" w:rsidRPr="003329EF" w:rsidRDefault="000930BE" w:rsidP="000930BE">
      <w:pPr>
        <w:pStyle w:val="Heading4"/>
        <w:rPr>
          <w:rFonts w:ascii="Times New Roman" w:hAnsi="Times New Roman" w:cs="Times New Roman"/>
        </w:rPr>
      </w:pPr>
      <w:bookmarkStart w:id="175" w:name="_Toc2067097863"/>
      <w:bookmarkStart w:id="176" w:name="_Toc144493730"/>
      <w:r w:rsidRPr="003329EF">
        <w:rPr>
          <w:rFonts w:ascii="Times New Roman" w:hAnsi="Times New Roman" w:cs="Times New Roman"/>
        </w:rPr>
        <w:lastRenderedPageBreak/>
        <w:t xml:space="preserve">Objective Analysis 9: Size vs </w:t>
      </w:r>
      <w:r w:rsidR="00B40D3C" w:rsidRPr="003329EF">
        <w:rPr>
          <w:rFonts w:ascii="Times New Roman" w:hAnsi="Times New Roman" w:cs="Times New Roman"/>
        </w:rPr>
        <w:t>Floor Category</w:t>
      </w:r>
      <w:bookmarkEnd w:id="175"/>
      <w:bookmarkEnd w:id="176"/>
    </w:p>
    <w:p w14:paraId="03751CC2" w14:textId="4465A548" w:rsidR="00B40D3C" w:rsidRDefault="00947C2E" w:rsidP="00B40D3C">
      <w:pPr>
        <w:rPr>
          <w:rFonts w:eastAsiaTheme="majorEastAsia"/>
        </w:rPr>
      </w:pPr>
      <w:r w:rsidRPr="00947C2E">
        <w:rPr>
          <w:rFonts w:eastAsiaTheme="majorEastAsia"/>
          <w:noProof/>
        </w:rPr>
        <w:drawing>
          <wp:inline distT="0" distB="0" distL="0" distR="0" wp14:anchorId="0A82A4E2" wp14:editId="369D2995">
            <wp:extent cx="4981389" cy="2560945"/>
            <wp:effectExtent l="0" t="0" r="0" b="0"/>
            <wp:docPr id="1972008050" name="Picture 1972008050" descr="A green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08050" name="Picture 1" descr="A green line and blue dots&#10;&#10;Description automatically generated"/>
                    <pic:cNvPicPr/>
                  </pic:nvPicPr>
                  <pic:blipFill>
                    <a:blip r:embed="rId105"/>
                    <a:stretch>
                      <a:fillRect/>
                    </a:stretch>
                  </pic:blipFill>
                  <pic:spPr>
                    <a:xfrm>
                      <a:off x="0" y="0"/>
                      <a:ext cx="4992057" cy="2566429"/>
                    </a:xfrm>
                    <a:prstGeom prst="rect">
                      <a:avLst/>
                    </a:prstGeom>
                  </pic:spPr>
                </pic:pic>
              </a:graphicData>
            </a:graphic>
          </wp:inline>
        </w:drawing>
      </w:r>
    </w:p>
    <w:p w14:paraId="554CE5E4" w14:textId="4818F41F" w:rsidR="00947C2E" w:rsidRPr="003329EF" w:rsidRDefault="00947C2E" w:rsidP="00947C2E">
      <w:pPr>
        <w:pStyle w:val="Figure"/>
        <w:rPr>
          <w:rFonts w:eastAsiaTheme="majorEastAsia"/>
          <w:sz w:val="24"/>
        </w:rPr>
      </w:pPr>
      <w:r w:rsidRPr="003329EF">
        <w:rPr>
          <w:rFonts w:eastAsiaTheme="majorEastAsia"/>
          <w:sz w:val="24"/>
        </w:rPr>
        <w:t>Figure F-16</w:t>
      </w:r>
      <w:r w:rsidR="00FB3312" w:rsidRPr="003329EF">
        <w:rPr>
          <w:rFonts w:eastAsiaTheme="majorEastAsia"/>
          <w:sz w:val="24"/>
        </w:rPr>
        <w:t>: Floor Category vs House Size</w:t>
      </w:r>
    </w:p>
    <w:p w14:paraId="1E01429C" w14:textId="1D1948BC" w:rsidR="00FB3312" w:rsidRPr="00FB3312" w:rsidRDefault="00FB3312" w:rsidP="00FB3312">
      <w:pPr>
        <w:rPr>
          <w:rFonts w:eastAsiaTheme="majorEastAsia"/>
        </w:rPr>
      </w:pPr>
      <w:r>
        <w:rPr>
          <w:rFonts w:eastAsiaTheme="majorEastAsia"/>
        </w:rPr>
        <w:t xml:space="preserve">Figure </w:t>
      </w:r>
      <w:r w:rsidR="00B85AC7">
        <w:rPr>
          <w:rFonts w:eastAsiaTheme="majorEastAsia"/>
        </w:rPr>
        <w:t xml:space="preserve">F-16 show that with increasing floor </w:t>
      </w:r>
      <w:r w:rsidR="00AA45BA">
        <w:rPr>
          <w:rFonts w:eastAsiaTheme="majorEastAsia"/>
        </w:rPr>
        <w:t>level, the house Size also increase</w:t>
      </w:r>
      <w:r w:rsidR="00E966EA">
        <w:rPr>
          <w:rFonts w:eastAsiaTheme="majorEastAsia"/>
        </w:rPr>
        <w:t>.</w:t>
      </w:r>
    </w:p>
    <w:p w14:paraId="1EE78987" w14:textId="77777777" w:rsidR="008430BC" w:rsidRPr="003329EF" w:rsidRDefault="008430BC" w:rsidP="00EB71E4">
      <w:pPr>
        <w:jc w:val="left"/>
        <w:rPr>
          <w:rFonts w:eastAsiaTheme="majorEastAsia"/>
          <w:color w:val="2F5496" w:themeColor="accent1" w:themeShade="BF"/>
        </w:rPr>
      </w:pPr>
    </w:p>
    <w:p w14:paraId="4973CC46" w14:textId="77777777" w:rsidR="008430BC" w:rsidRPr="003329EF" w:rsidRDefault="008430BC" w:rsidP="00EB71E4">
      <w:pPr>
        <w:jc w:val="left"/>
        <w:rPr>
          <w:rFonts w:eastAsiaTheme="majorEastAsia"/>
          <w:color w:val="2F5496" w:themeColor="accent1" w:themeShade="BF"/>
        </w:rPr>
      </w:pPr>
    </w:p>
    <w:p w14:paraId="4844E141" w14:textId="77777777" w:rsidR="008430BC" w:rsidRPr="003329EF" w:rsidRDefault="008430BC" w:rsidP="00EB71E4">
      <w:pPr>
        <w:jc w:val="left"/>
        <w:rPr>
          <w:rFonts w:eastAsiaTheme="majorEastAsia"/>
          <w:color w:val="2F5496" w:themeColor="accent1" w:themeShade="BF"/>
        </w:rPr>
      </w:pPr>
    </w:p>
    <w:p w14:paraId="43B53A66" w14:textId="77777777" w:rsidR="008430BC" w:rsidRPr="003329EF" w:rsidRDefault="008430BC" w:rsidP="00EB71E4">
      <w:pPr>
        <w:jc w:val="left"/>
        <w:rPr>
          <w:rFonts w:eastAsiaTheme="majorEastAsia"/>
          <w:color w:val="2F5496" w:themeColor="accent1" w:themeShade="BF"/>
        </w:rPr>
      </w:pPr>
    </w:p>
    <w:p w14:paraId="5D593DCF" w14:textId="205CB40A" w:rsidR="008430BC" w:rsidRPr="003329EF" w:rsidRDefault="008430BC">
      <w:pPr>
        <w:spacing w:line="259" w:lineRule="auto"/>
        <w:jc w:val="left"/>
        <w:rPr>
          <w:rFonts w:eastAsiaTheme="majorEastAsia"/>
          <w:color w:val="2F5496" w:themeColor="accent1" w:themeShade="BF"/>
        </w:rPr>
      </w:pPr>
    </w:p>
    <w:p w14:paraId="33A3ED0D" w14:textId="639603D1" w:rsidR="008430BC" w:rsidRPr="003329EF" w:rsidRDefault="00DC0CB1" w:rsidP="00DC0CB1">
      <w:pPr>
        <w:pStyle w:val="Heading3"/>
        <w:rPr>
          <w:rFonts w:ascii="Times New Roman" w:hAnsi="Times New Roman" w:cs="Times New Roman"/>
        </w:rPr>
      </w:pPr>
      <w:bookmarkStart w:id="177" w:name="_Toc144493731"/>
      <w:r w:rsidRPr="003329EF">
        <w:rPr>
          <w:rFonts w:ascii="Times New Roman" w:hAnsi="Times New Roman" w:cs="Times New Roman"/>
        </w:rPr>
        <w:t xml:space="preserve">Question: </w:t>
      </w:r>
      <w:r w:rsidR="00B32365" w:rsidRPr="003329EF">
        <w:rPr>
          <w:rFonts w:ascii="Times New Roman" w:hAnsi="Times New Roman" w:cs="Times New Roman"/>
        </w:rPr>
        <w:t>Which City &amp; which size is the most ideal to get most profit? why?</w:t>
      </w:r>
      <w:bookmarkEnd w:id="177"/>
    </w:p>
    <w:p w14:paraId="1C309446" w14:textId="59137FEA" w:rsidR="00237D83" w:rsidRPr="00237D83" w:rsidRDefault="00F1060F" w:rsidP="00237D83">
      <w:r w:rsidRPr="00F1060F">
        <w:rPr>
          <w:noProof/>
        </w:rPr>
        <w:drawing>
          <wp:inline distT="0" distB="0" distL="0" distR="0" wp14:anchorId="39E9661F" wp14:editId="4CE39F13">
            <wp:extent cx="4901784" cy="2855184"/>
            <wp:effectExtent l="0" t="0" r="0" b="2540"/>
            <wp:docPr id="1518366698" name="Picture 15183666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66698" name="Picture 1" descr="A screenshot of a computer&#10;&#10;Description automatically generated"/>
                    <pic:cNvPicPr/>
                  </pic:nvPicPr>
                  <pic:blipFill>
                    <a:blip r:embed="rId106"/>
                    <a:stretch>
                      <a:fillRect/>
                    </a:stretch>
                  </pic:blipFill>
                  <pic:spPr>
                    <a:xfrm>
                      <a:off x="0" y="0"/>
                      <a:ext cx="4910339" cy="2860167"/>
                    </a:xfrm>
                    <a:prstGeom prst="rect">
                      <a:avLst/>
                    </a:prstGeom>
                  </pic:spPr>
                </pic:pic>
              </a:graphicData>
            </a:graphic>
          </wp:inline>
        </w:drawing>
      </w:r>
    </w:p>
    <w:p w14:paraId="0DDAA5EB" w14:textId="1313564C" w:rsidR="00E74736" w:rsidRDefault="00E74736" w:rsidP="00E74736">
      <w:pPr>
        <w:pStyle w:val="Figure"/>
      </w:pPr>
      <w:r>
        <w:lastRenderedPageBreak/>
        <w:t>Figure F-16: result of most pr</w:t>
      </w:r>
      <w:r w:rsidR="005C423F">
        <w:t>ofit</w:t>
      </w:r>
      <w:r w:rsidR="00A24361">
        <w:t xml:space="preserve"> </w:t>
      </w:r>
      <w:r w:rsidR="005C423F">
        <w:t>combination attribute</w:t>
      </w:r>
      <w:r w:rsidR="00A24361">
        <w:t xml:space="preserve"> on Rent_price</w:t>
      </w:r>
    </w:p>
    <w:p w14:paraId="2DF6BEE2" w14:textId="7E5E972D" w:rsidR="006939B7" w:rsidRDefault="006939B7" w:rsidP="00237D83">
      <w:r>
        <w:t xml:space="preserve">City: </w:t>
      </w:r>
      <w:r w:rsidR="00B964E1">
        <w:t xml:space="preserve">Mumbai </w:t>
      </w:r>
    </w:p>
    <w:p w14:paraId="67E2CBF3" w14:textId="77777777" w:rsidR="006939B7" w:rsidRDefault="006939B7" w:rsidP="00237D83">
      <w:r>
        <w:t>S</w:t>
      </w:r>
      <w:r w:rsidR="00B964E1">
        <w:t>ize</w:t>
      </w:r>
      <w:r>
        <w:t xml:space="preserve">: </w:t>
      </w:r>
      <w:r w:rsidR="00B964E1">
        <w:t xml:space="preserve">Small </w:t>
      </w:r>
    </w:p>
    <w:p w14:paraId="32255E96" w14:textId="77777777" w:rsidR="00E97771" w:rsidRDefault="002B4E05" w:rsidP="0071696D">
      <w:pPr>
        <w:spacing w:line="259" w:lineRule="auto"/>
        <w:jc w:val="left"/>
      </w:pPr>
      <w:r>
        <w:t xml:space="preserve">Combination </w:t>
      </w:r>
      <w:r w:rsidR="009C2DCC">
        <w:t>occurred</w:t>
      </w:r>
      <w:r>
        <w:t xml:space="preserve"> at top </w:t>
      </w:r>
      <w:r w:rsidR="006220D3">
        <w:t xml:space="preserve">10: </w:t>
      </w:r>
      <w:proofErr w:type="gramStart"/>
      <w:r w:rsidR="006220D3" w:rsidRPr="003329EF">
        <w:rPr>
          <w:b/>
        </w:rPr>
        <w:t>3</w:t>
      </w:r>
      <w:proofErr w:type="gramEnd"/>
    </w:p>
    <w:p w14:paraId="33E81185" w14:textId="44B6C160" w:rsidR="00D67ED7" w:rsidRDefault="00D67ED7" w:rsidP="0071696D">
      <w:pPr>
        <w:spacing w:line="259" w:lineRule="auto"/>
        <w:jc w:val="left"/>
      </w:pPr>
      <w:proofErr w:type="gramStart"/>
      <w:r>
        <w:t>Why?:</w:t>
      </w:r>
      <w:proofErr w:type="gramEnd"/>
      <w:r w:rsidR="002C19AB">
        <w:t xml:space="preserve"> </w:t>
      </w:r>
    </w:p>
    <w:p w14:paraId="1B0A0D8C" w14:textId="78A91D0F" w:rsidR="000D078F" w:rsidRDefault="000D078F" w:rsidP="00237D83">
      <w:r w:rsidRPr="00E44AAA">
        <w:rPr>
          <w:b/>
          <w:bCs/>
          <w:noProof/>
        </w:rPr>
        <w:drawing>
          <wp:inline distT="0" distB="0" distL="0" distR="0" wp14:anchorId="0ACCB5FF" wp14:editId="56D8B6E3">
            <wp:extent cx="5102965" cy="2628900"/>
            <wp:effectExtent l="0" t="0" r="2540" b="0"/>
            <wp:docPr id="1618806153" name="Picture 161880615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06153" name="Picture 1" descr="A screenshot of a computer screen&#10;&#10;Description automatically generated"/>
                    <pic:cNvPicPr/>
                  </pic:nvPicPr>
                  <pic:blipFill>
                    <a:blip r:embed="rId107"/>
                    <a:stretch>
                      <a:fillRect/>
                    </a:stretch>
                  </pic:blipFill>
                  <pic:spPr>
                    <a:xfrm>
                      <a:off x="0" y="0"/>
                      <a:ext cx="5129601" cy="2642622"/>
                    </a:xfrm>
                    <a:prstGeom prst="rect">
                      <a:avLst/>
                    </a:prstGeom>
                  </pic:spPr>
                </pic:pic>
              </a:graphicData>
            </a:graphic>
          </wp:inline>
        </w:drawing>
      </w:r>
    </w:p>
    <w:p w14:paraId="6AF0D2FA" w14:textId="12E1BAE5" w:rsidR="00F43395" w:rsidRDefault="00F43395" w:rsidP="00F43395">
      <w:pPr>
        <w:pStyle w:val="Figure"/>
      </w:pPr>
      <w:r>
        <w:t>Figure F-17</w:t>
      </w:r>
      <w:r w:rsidR="00662ECC">
        <w:t>: heatmap of gradient relationship in Mumbai</w:t>
      </w:r>
    </w:p>
    <w:p w14:paraId="18AE04F7" w14:textId="52ED0BF7" w:rsidR="000D078F" w:rsidRDefault="000D078F" w:rsidP="00237D83">
      <w:r>
        <w:t>According to this heatmap of the attribute gradient relationship with each other in Mumbai, we can see that Rent_Price is most influenced by:</w:t>
      </w:r>
    </w:p>
    <w:p w14:paraId="5205BA9A" w14:textId="77777777" w:rsidR="00E97771" w:rsidRDefault="00E97771" w:rsidP="000D078F">
      <w:pPr>
        <w:jc w:val="center"/>
        <w:rPr>
          <w:b/>
          <w:bCs/>
          <w:i/>
          <w:iCs/>
        </w:rPr>
      </w:pPr>
    </w:p>
    <w:p w14:paraId="31D5839A" w14:textId="77777777" w:rsidR="00E97771" w:rsidRDefault="00E97771" w:rsidP="000D078F">
      <w:pPr>
        <w:jc w:val="center"/>
        <w:rPr>
          <w:b/>
          <w:bCs/>
          <w:i/>
          <w:iCs/>
        </w:rPr>
      </w:pPr>
    </w:p>
    <w:p w14:paraId="6EF6648C" w14:textId="40D47692" w:rsidR="007353DF" w:rsidRDefault="007353DF" w:rsidP="000D078F">
      <w:pPr>
        <w:jc w:val="center"/>
        <w:rPr>
          <w:b/>
          <w:bCs/>
          <w:i/>
          <w:iCs/>
        </w:rPr>
      </w:pPr>
      <w:r>
        <w:rPr>
          <w:b/>
          <w:bCs/>
          <w:i/>
          <w:iCs/>
        </w:rPr>
        <w:t>“</w:t>
      </w:r>
      <w:r w:rsidRPr="007353DF">
        <w:rPr>
          <w:b/>
          <w:bCs/>
          <w:i/>
          <w:iCs/>
        </w:rPr>
        <w:t>““</w:t>
      </w:r>
    </w:p>
    <w:p w14:paraId="3AEA8182" w14:textId="09BB6EE7" w:rsidR="000D078F" w:rsidRPr="007353DF" w:rsidRDefault="000D078F" w:rsidP="000D078F">
      <w:pPr>
        <w:jc w:val="center"/>
        <w:rPr>
          <w:b/>
          <w:i/>
        </w:rPr>
      </w:pPr>
      <w:r w:rsidRPr="007353DF">
        <w:rPr>
          <w:b/>
          <w:i/>
        </w:rPr>
        <w:t>Ranked</w:t>
      </w:r>
    </w:p>
    <w:p w14:paraId="50D25266" w14:textId="404E2E46" w:rsidR="000D078F" w:rsidRDefault="000D078F" w:rsidP="000D078F">
      <w:pPr>
        <w:jc w:val="center"/>
        <w:rPr>
          <w:b/>
          <w:i/>
        </w:rPr>
      </w:pPr>
      <w:proofErr w:type="spellStart"/>
      <w:r w:rsidRPr="007353DF">
        <w:rPr>
          <w:b/>
          <w:i/>
        </w:rPr>
        <w:t>Furnishing_Status</w:t>
      </w:r>
      <w:proofErr w:type="spellEnd"/>
      <w:r w:rsidR="007353DF" w:rsidRPr="007353DF">
        <w:rPr>
          <w:b/>
          <w:bCs/>
          <w:i/>
          <w:iCs/>
        </w:rPr>
        <w:t xml:space="preserve"> -&gt; Area_Type</w:t>
      </w:r>
    </w:p>
    <w:p w14:paraId="202681B5" w14:textId="3760703A" w:rsidR="007353DF" w:rsidRPr="007353DF" w:rsidRDefault="007353DF" w:rsidP="000D078F">
      <w:pPr>
        <w:jc w:val="center"/>
        <w:rPr>
          <w:b/>
          <w:bCs/>
        </w:rPr>
      </w:pPr>
      <w:r w:rsidRPr="007353DF">
        <w:rPr>
          <w:b/>
          <w:bCs/>
          <w:i/>
          <w:iCs/>
        </w:rPr>
        <w:t>”</w:t>
      </w:r>
      <w:r w:rsidRPr="007353DF">
        <w:t xml:space="preserve"> </w:t>
      </w:r>
      <w:r w:rsidRPr="007353DF">
        <w:rPr>
          <w:b/>
          <w:bCs/>
          <w:i/>
          <w:iCs/>
        </w:rPr>
        <w:t>”</w:t>
      </w:r>
      <w:r>
        <w:rPr>
          <w:b/>
          <w:bCs/>
          <w:i/>
          <w:iCs/>
        </w:rPr>
        <w:t>”</w:t>
      </w:r>
    </w:p>
    <w:p w14:paraId="4C10D745" w14:textId="3071F0C2" w:rsidR="00E44AAA" w:rsidRDefault="007353DF" w:rsidP="00D248F2">
      <w:pPr>
        <w:pStyle w:val="ListParagraph"/>
        <w:numPr>
          <w:ilvl w:val="0"/>
          <w:numId w:val="5"/>
        </w:numPr>
        <w:jc w:val="left"/>
      </w:pPr>
      <w:r>
        <w:lastRenderedPageBreak/>
        <w:t>And</w:t>
      </w:r>
      <w:r w:rsidR="003832D6">
        <w:t xml:space="preserve"> </w:t>
      </w:r>
      <w:r w:rsidR="00D67ED7">
        <w:t>Mumbai Small houses has the highest proportion of furnished house</w:t>
      </w:r>
      <w:r w:rsidR="00320906">
        <w:t xml:space="preserve"> as shown at figure</w:t>
      </w:r>
      <w:r>
        <w:br/>
      </w:r>
      <w:r w:rsidR="00637901" w:rsidRPr="00637901">
        <w:rPr>
          <w:rFonts w:eastAsiaTheme="majorEastAsia"/>
          <w:noProof/>
        </w:rPr>
        <w:drawing>
          <wp:inline distT="0" distB="0" distL="0" distR="0" wp14:anchorId="70EAC989" wp14:editId="4BFBD9F9">
            <wp:extent cx="4152275" cy="2110740"/>
            <wp:effectExtent l="0" t="0" r="635" b="3810"/>
            <wp:docPr id="1350269610" name="Picture 1350269610" descr="A graph with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69610" name="Picture 1" descr="A graph with different colored rectangles&#10;&#10;Description automatically generated"/>
                    <pic:cNvPicPr/>
                  </pic:nvPicPr>
                  <pic:blipFill>
                    <a:blip r:embed="rId108"/>
                    <a:stretch>
                      <a:fillRect/>
                    </a:stretch>
                  </pic:blipFill>
                  <pic:spPr>
                    <a:xfrm>
                      <a:off x="0" y="0"/>
                      <a:ext cx="4212089" cy="2141146"/>
                    </a:xfrm>
                    <a:prstGeom prst="rect">
                      <a:avLst/>
                    </a:prstGeom>
                  </pic:spPr>
                </pic:pic>
              </a:graphicData>
            </a:graphic>
          </wp:inline>
        </w:drawing>
      </w:r>
    </w:p>
    <w:p w14:paraId="2FE41A45" w14:textId="245FE370" w:rsidR="008430BC" w:rsidRDefault="007353DF" w:rsidP="00D248F2">
      <w:pPr>
        <w:pStyle w:val="ListParagraph"/>
        <w:numPr>
          <w:ilvl w:val="0"/>
          <w:numId w:val="5"/>
        </w:numPr>
        <w:jc w:val="left"/>
        <w:rPr>
          <w:rFonts w:eastAsiaTheme="majorEastAsia"/>
        </w:rPr>
      </w:pPr>
      <w:r w:rsidRPr="007353DF">
        <w:t xml:space="preserve">And Mumbai Small houses has the highest proportion of </w:t>
      </w:r>
      <w:r w:rsidR="001621D8">
        <w:t>Carpet Area</w:t>
      </w:r>
      <w:r w:rsidRPr="007353DF">
        <w:t xml:space="preserve"> house as shown at figure</w:t>
      </w:r>
      <w:r w:rsidR="001621D8">
        <w:br/>
      </w:r>
      <w:r w:rsidR="001621D8" w:rsidRPr="001621D8">
        <w:rPr>
          <w:noProof/>
        </w:rPr>
        <w:drawing>
          <wp:inline distT="0" distB="0" distL="0" distR="0" wp14:anchorId="1E10DBD4" wp14:editId="7199319B">
            <wp:extent cx="4266919" cy="2198193"/>
            <wp:effectExtent l="0" t="0" r="635" b="0"/>
            <wp:docPr id="536685370" name="Picture 536685370"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85370" name="Picture 1" descr="A graph of different colored squares&#10;&#10;Description automatically generated"/>
                    <pic:cNvPicPr/>
                  </pic:nvPicPr>
                  <pic:blipFill>
                    <a:blip r:embed="rId109"/>
                    <a:stretch>
                      <a:fillRect/>
                    </a:stretch>
                  </pic:blipFill>
                  <pic:spPr>
                    <a:xfrm>
                      <a:off x="0" y="0"/>
                      <a:ext cx="4287538" cy="2208815"/>
                    </a:xfrm>
                    <a:prstGeom prst="rect">
                      <a:avLst/>
                    </a:prstGeom>
                  </pic:spPr>
                </pic:pic>
              </a:graphicData>
            </a:graphic>
          </wp:inline>
        </w:drawing>
      </w:r>
    </w:p>
    <w:p w14:paraId="46776476" w14:textId="76B090A6" w:rsidR="008430BC" w:rsidRDefault="00FE67C2" w:rsidP="00D248F2">
      <w:pPr>
        <w:pStyle w:val="ListParagraph"/>
        <w:numPr>
          <w:ilvl w:val="0"/>
          <w:numId w:val="5"/>
        </w:numPr>
        <w:jc w:val="left"/>
        <w:rPr>
          <w:rFonts w:eastAsiaTheme="majorEastAsia"/>
        </w:rPr>
      </w:pPr>
      <w:r>
        <w:t xml:space="preserve">And Mumbai Small houses has the highest mean </w:t>
      </w:r>
      <w:proofErr w:type="gramStart"/>
      <w:r>
        <w:t>Rent</w:t>
      </w:r>
      <w:proofErr w:type="gramEnd"/>
    </w:p>
    <w:p w14:paraId="0F5EFC38" w14:textId="1A0753EA" w:rsidR="00AC0B47" w:rsidRDefault="00AC0B47" w:rsidP="00AC0B47">
      <w:pPr>
        <w:ind w:left="360"/>
        <w:jc w:val="left"/>
      </w:pPr>
      <w:r>
        <w:t>Correction explanation:</w:t>
      </w:r>
    </w:p>
    <w:p w14:paraId="31EC57C0" w14:textId="3915A0A6" w:rsidR="00AC0B47" w:rsidRDefault="00AC0B47" w:rsidP="00171B99">
      <w:pPr>
        <w:pStyle w:val="Figure"/>
        <w:jc w:val="left"/>
      </w:pPr>
      <w:r w:rsidRPr="00662ECC">
        <w:rPr>
          <w:i w:val="0"/>
          <w:iCs/>
          <w:color w:val="auto"/>
          <w:sz w:val="24"/>
          <w:szCs w:val="40"/>
        </w:rPr>
        <w:t xml:space="preserve">It is seen that </w:t>
      </w:r>
      <w:r w:rsidR="00E74736" w:rsidRPr="00662ECC">
        <w:rPr>
          <w:i w:val="0"/>
          <w:iCs/>
          <w:color w:val="auto"/>
          <w:sz w:val="24"/>
          <w:szCs w:val="40"/>
        </w:rPr>
        <w:t xml:space="preserve">in </w:t>
      </w:r>
      <w:r w:rsidR="00F82C21" w:rsidRPr="00662ECC">
        <w:rPr>
          <w:i w:val="0"/>
          <w:iCs/>
          <w:color w:val="auto"/>
          <w:sz w:val="24"/>
          <w:szCs w:val="40"/>
        </w:rPr>
        <w:t xml:space="preserve">Figure </w:t>
      </w:r>
      <w:r w:rsidR="00A24361" w:rsidRPr="00662ECC">
        <w:rPr>
          <w:i w:val="0"/>
          <w:iCs/>
          <w:color w:val="auto"/>
          <w:sz w:val="24"/>
          <w:szCs w:val="40"/>
        </w:rPr>
        <w:t>F-16</w:t>
      </w:r>
      <w:r w:rsidR="007A3783" w:rsidRPr="00662ECC">
        <w:rPr>
          <w:i w:val="0"/>
          <w:iCs/>
          <w:color w:val="auto"/>
          <w:sz w:val="24"/>
          <w:szCs w:val="40"/>
        </w:rPr>
        <w:t xml:space="preserve">, the BHK doesn’t have great impact on the </w:t>
      </w:r>
      <w:r w:rsidR="00D9602B" w:rsidRPr="00662ECC">
        <w:rPr>
          <w:i w:val="0"/>
          <w:iCs/>
          <w:color w:val="auto"/>
          <w:sz w:val="24"/>
          <w:szCs w:val="40"/>
        </w:rPr>
        <w:t xml:space="preserve">Rent_Price, however </w:t>
      </w:r>
      <w:r w:rsidR="008B72A6" w:rsidRPr="00662ECC">
        <w:rPr>
          <w:i w:val="0"/>
          <w:iCs/>
          <w:color w:val="auto"/>
          <w:sz w:val="24"/>
          <w:szCs w:val="40"/>
        </w:rPr>
        <w:t>this doesn’t indicate that it doesn’t exactly</w:t>
      </w:r>
      <w:r w:rsidR="00F70588" w:rsidRPr="00662ECC">
        <w:rPr>
          <w:i w:val="0"/>
          <w:iCs/>
          <w:color w:val="auto"/>
          <w:sz w:val="24"/>
          <w:szCs w:val="40"/>
        </w:rPr>
        <w:t xml:space="preserve"> </w:t>
      </w:r>
      <w:r w:rsidR="00997014" w:rsidRPr="00662ECC">
        <w:rPr>
          <w:i w:val="0"/>
          <w:iCs/>
          <w:color w:val="auto"/>
          <w:sz w:val="24"/>
          <w:szCs w:val="40"/>
        </w:rPr>
        <w:t xml:space="preserve">have a </w:t>
      </w:r>
      <w:r w:rsidR="00C03C72" w:rsidRPr="00662ECC">
        <w:rPr>
          <w:i w:val="0"/>
          <w:iCs/>
          <w:color w:val="auto"/>
          <w:sz w:val="24"/>
          <w:szCs w:val="40"/>
        </w:rPr>
        <w:t xml:space="preserve">relationship or have </w:t>
      </w:r>
      <w:r w:rsidR="00450ABC" w:rsidRPr="00662ECC">
        <w:rPr>
          <w:i w:val="0"/>
          <w:iCs/>
          <w:color w:val="auto"/>
          <w:sz w:val="24"/>
          <w:szCs w:val="40"/>
        </w:rPr>
        <w:t xml:space="preserve">opposing relationship with the </w:t>
      </w:r>
      <w:proofErr w:type="spellStart"/>
      <w:r w:rsidR="00450ABC" w:rsidRPr="00662ECC">
        <w:rPr>
          <w:i w:val="0"/>
          <w:iCs/>
          <w:color w:val="auto"/>
          <w:sz w:val="24"/>
          <w:szCs w:val="40"/>
        </w:rPr>
        <w:t>rent_price</w:t>
      </w:r>
      <w:proofErr w:type="spellEnd"/>
      <w:r w:rsidR="00450ABC" w:rsidRPr="00662ECC">
        <w:rPr>
          <w:i w:val="0"/>
          <w:iCs/>
          <w:color w:val="auto"/>
          <w:sz w:val="24"/>
          <w:szCs w:val="40"/>
        </w:rPr>
        <w:t xml:space="preserve">, as the </w:t>
      </w:r>
      <w:r w:rsidR="00797BED" w:rsidRPr="00662ECC">
        <w:rPr>
          <w:i w:val="0"/>
          <w:iCs/>
          <w:color w:val="auto"/>
          <w:sz w:val="24"/>
          <w:szCs w:val="40"/>
        </w:rPr>
        <w:t xml:space="preserve">occurrence count is doesn’t add up to great number, a t-test was taken to check </w:t>
      </w:r>
      <w:r w:rsidR="00E605D3" w:rsidRPr="00662ECC">
        <w:rPr>
          <w:i w:val="0"/>
          <w:iCs/>
          <w:color w:val="auto"/>
          <w:sz w:val="24"/>
          <w:szCs w:val="40"/>
        </w:rPr>
        <w:t xml:space="preserve">the null hypothesis of BHK having </w:t>
      </w:r>
      <w:r w:rsidR="00851A1A" w:rsidRPr="00662ECC">
        <w:rPr>
          <w:i w:val="0"/>
          <w:iCs/>
          <w:color w:val="auto"/>
          <w:sz w:val="24"/>
          <w:szCs w:val="40"/>
        </w:rPr>
        <w:t>no effect on the Rent Price.</w:t>
      </w:r>
      <w:r w:rsidR="00F43395" w:rsidRPr="00662ECC">
        <w:rPr>
          <w:color w:val="auto"/>
          <w:sz w:val="24"/>
          <w:szCs w:val="40"/>
        </w:rPr>
        <w:t xml:space="preserve"> </w:t>
      </w:r>
      <w:r w:rsidR="00F43395">
        <w:br/>
      </w:r>
      <w:r w:rsidR="00F43395" w:rsidRPr="00F43395">
        <w:rPr>
          <w:noProof/>
        </w:rPr>
        <w:drawing>
          <wp:inline distT="0" distB="0" distL="0" distR="0" wp14:anchorId="1D92533C" wp14:editId="6965AB65">
            <wp:extent cx="4562475" cy="1456250"/>
            <wp:effectExtent l="0" t="0" r="0" b="0"/>
            <wp:docPr id="2145416963" name="Picture 214541696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16963" name="Picture 1" descr="A screenshot of a computer code&#10;&#10;Description automatically generated"/>
                    <pic:cNvPicPr/>
                  </pic:nvPicPr>
                  <pic:blipFill>
                    <a:blip r:embed="rId110"/>
                    <a:stretch>
                      <a:fillRect/>
                    </a:stretch>
                  </pic:blipFill>
                  <pic:spPr>
                    <a:xfrm>
                      <a:off x="0" y="0"/>
                      <a:ext cx="4564559" cy="1456915"/>
                    </a:xfrm>
                    <a:prstGeom prst="rect">
                      <a:avLst/>
                    </a:prstGeom>
                  </pic:spPr>
                </pic:pic>
              </a:graphicData>
            </a:graphic>
          </wp:inline>
        </w:drawing>
      </w:r>
      <w:r w:rsidR="00F43395">
        <w:br/>
        <w:t xml:space="preserve">Figure </w:t>
      </w:r>
      <w:r w:rsidR="00662ECC">
        <w:t>F-20: t-test of BHK_1 &amp; BHK_2</w:t>
      </w:r>
    </w:p>
    <w:p w14:paraId="19072E97" w14:textId="35BCC998" w:rsidR="00171B99" w:rsidRDefault="00171B99" w:rsidP="00171B99">
      <w:r>
        <w:lastRenderedPageBreak/>
        <w:t xml:space="preserve">Can be seen in Figure F-20, the p-value is 0.2465, which is much larger than the rejecting null hypo value of </w:t>
      </w:r>
      <w:r w:rsidR="00675760">
        <w:t xml:space="preserve">p=0.05, meaning that the BHK in F-16 </w:t>
      </w:r>
      <w:proofErr w:type="spellStart"/>
      <w:r w:rsidR="00675760">
        <w:t>doesn</w:t>
      </w:r>
      <w:proofErr w:type="spellEnd"/>
      <w:r w:rsidR="00675760">
        <w:t xml:space="preserve">’ indicate much pattern and impact on the </w:t>
      </w:r>
      <w:proofErr w:type="spellStart"/>
      <w:r w:rsidR="00675760">
        <w:t>rent_price</w:t>
      </w:r>
      <w:proofErr w:type="spellEnd"/>
      <w:r w:rsidR="00675760">
        <w:t>, and cannot be assumed of any patter.</w:t>
      </w:r>
    </w:p>
    <w:p w14:paraId="46F03CDE" w14:textId="27E01BC5" w:rsidR="00675760" w:rsidRPr="00171B99" w:rsidRDefault="001F18A4" w:rsidP="00171B99">
      <w:r>
        <w:t xml:space="preserve">Conclusion: </w:t>
      </w:r>
      <w:proofErr w:type="gramStart"/>
      <w:r>
        <w:t>Therefore</w:t>
      </w:r>
      <w:proofErr w:type="gramEnd"/>
      <w:r>
        <w:t xml:space="preserve"> in conclusion, </w:t>
      </w:r>
      <w:proofErr w:type="spellStart"/>
      <w:r w:rsidR="00B32A48">
        <w:t>Furnishing</w:t>
      </w:r>
      <w:r w:rsidR="008C5B97">
        <w:t>_</w:t>
      </w:r>
      <w:r w:rsidR="00B32A48">
        <w:t>Status</w:t>
      </w:r>
      <w:proofErr w:type="spellEnd"/>
      <w:r w:rsidR="00B32A48">
        <w:t xml:space="preserve"> and </w:t>
      </w:r>
      <w:r w:rsidR="008C5B97">
        <w:t xml:space="preserve">Area_Type attribute has the largest impact on the Rent_Price of </w:t>
      </w:r>
      <w:r w:rsidR="00725AA6">
        <w:t xml:space="preserve">a houses, which directly impacting the profit as well, and Mumbai with small </w:t>
      </w:r>
      <w:proofErr w:type="spellStart"/>
      <w:r w:rsidR="00A82549">
        <w:t>size_category</w:t>
      </w:r>
      <w:proofErr w:type="spellEnd"/>
      <w:r w:rsidR="00523111">
        <w:t xml:space="preserve"> has the most </w:t>
      </w:r>
      <w:r w:rsidR="00FC7096">
        <w:t>frequent count in this 2 attribute.</w:t>
      </w:r>
    </w:p>
    <w:p w14:paraId="3A834EDB" w14:textId="77777777" w:rsidR="00662ECC" w:rsidRPr="00662ECC" w:rsidRDefault="00662ECC" w:rsidP="00662ECC"/>
    <w:p w14:paraId="0FB677D0" w14:textId="77777777" w:rsidR="008430BC" w:rsidRPr="003329EF" w:rsidRDefault="008430BC" w:rsidP="00EB71E4">
      <w:pPr>
        <w:jc w:val="left"/>
        <w:rPr>
          <w:rFonts w:eastAsiaTheme="majorEastAsia"/>
          <w:color w:val="2F5496" w:themeColor="accent1" w:themeShade="BF"/>
        </w:rPr>
      </w:pPr>
    </w:p>
    <w:p w14:paraId="3A42AD57" w14:textId="0BFF4C14" w:rsidR="009E76C9" w:rsidRDefault="009E76C9">
      <w:pPr>
        <w:spacing w:line="259" w:lineRule="auto"/>
        <w:jc w:val="left"/>
        <w:rPr>
          <w:rFonts w:asciiTheme="majorHAnsi" w:eastAsiaTheme="majorEastAsia" w:hAnsiTheme="majorHAnsi" w:cstheme="majorBidi"/>
          <w:color w:val="2F5496" w:themeColor="accent1" w:themeShade="BF"/>
          <w:sz w:val="26"/>
          <w:szCs w:val="26"/>
        </w:rPr>
      </w:pPr>
    </w:p>
    <w:p w14:paraId="355D70AD" w14:textId="5B961886" w:rsidR="003717EE" w:rsidRDefault="003717EE">
      <w:pPr>
        <w:spacing w:line="259" w:lineRule="auto"/>
        <w:jc w:val="left"/>
        <w:rPr>
          <w:rFonts w:eastAsiaTheme="majorEastAsia"/>
          <w:color w:val="2F5496" w:themeColor="accent1" w:themeShade="BF"/>
        </w:rPr>
      </w:pPr>
      <w:bookmarkStart w:id="178" w:name="_Toc1625926220"/>
      <w:bookmarkStart w:id="179" w:name="_Toc144127788"/>
      <w:bookmarkStart w:id="180" w:name="_Toc795429767"/>
    </w:p>
    <w:bookmarkEnd w:id="178"/>
    <w:bookmarkEnd w:id="179"/>
    <w:bookmarkEnd w:id="180"/>
    <w:p w14:paraId="7E61E1B2" w14:textId="77777777" w:rsidR="00016656" w:rsidRPr="00016656" w:rsidRDefault="00016656" w:rsidP="00016656">
      <w:pPr>
        <w:rPr>
          <w:rFonts w:eastAsiaTheme="majorEastAsia"/>
        </w:rPr>
      </w:pPr>
    </w:p>
    <w:p w14:paraId="7AED99B3" w14:textId="77777777" w:rsidR="004B5CE1" w:rsidRDefault="004B5CE1" w:rsidP="00CD039A">
      <w:pPr>
        <w:rPr>
          <w:rFonts w:eastAsiaTheme="majorEastAsia"/>
        </w:rPr>
      </w:pPr>
    </w:p>
    <w:p w14:paraId="7727F3C4" w14:textId="77777777" w:rsidR="004B5CE1" w:rsidRDefault="004B5CE1" w:rsidP="00CD039A">
      <w:pPr>
        <w:rPr>
          <w:rFonts w:eastAsiaTheme="majorEastAsia"/>
        </w:rPr>
      </w:pPr>
    </w:p>
    <w:p w14:paraId="28FAF6CA" w14:textId="082E66BC" w:rsidR="00CD039A" w:rsidRPr="00CD039A" w:rsidRDefault="00CD039A" w:rsidP="00CD039A">
      <w:pPr>
        <w:rPr>
          <w:rFonts w:eastAsiaTheme="majorEastAsia"/>
        </w:rPr>
      </w:pPr>
      <w:r w:rsidRPr="00CD039A">
        <w:rPr>
          <w:rFonts w:eastAsiaTheme="majorEastAsia"/>
        </w:rPr>
        <w:t>Conclusion</w:t>
      </w:r>
    </w:p>
    <w:p w14:paraId="6B64C35B" w14:textId="36A99136" w:rsidR="00CD039A" w:rsidRDefault="00CD039A" w:rsidP="00CD039A">
      <w:pPr>
        <w:rPr>
          <w:rFonts w:eastAsiaTheme="majorEastAsia"/>
        </w:rPr>
      </w:pPr>
      <w:r w:rsidRPr="00CD039A">
        <w:rPr>
          <w:rFonts w:eastAsiaTheme="majorEastAsia"/>
        </w:rPr>
        <w:t xml:space="preserve">In line with our </w:t>
      </w:r>
      <w:r w:rsidR="00274E48" w:rsidRPr="00274E48">
        <w:rPr>
          <w:rFonts w:eastAsiaTheme="majorEastAsia"/>
        </w:rPr>
        <w:t>objective</w:t>
      </w:r>
      <w:r w:rsidRPr="00CD039A">
        <w:rPr>
          <w:rFonts w:eastAsiaTheme="majorEastAsia"/>
        </w:rPr>
        <w:t xml:space="preserve">, the </w:t>
      </w:r>
      <w:r w:rsidR="00274E48" w:rsidRPr="00274E48">
        <w:rPr>
          <w:rFonts w:eastAsiaTheme="majorEastAsia"/>
        </w:rPr>
        <w:t>analysis reveals</w:t>
      </w:r>
      <w:r w:rsidRPr="00CD039A">
        <w:rPr>
          <w:rFonts w:eastAsiaTheme="majorEastAsia"/>
        </w:rPr>
        <w:t xml:space="preserve"> a dynamic </w:t>
      </w:r>
      <w:r w:rsidR="00274E48" w:rsidRPr="00274E48">
        <w:rPr>
          <w:rFonts w:eastAsiaTheme="majorEastAsia"/>
        </w:rPr>
        <w:t>interplay</w:t>
      </w:r>
      <w:r w:rsidRPr="00CD039A">
        <w:rPr>
          <w:rFonts w:eastAsiaTheme="majorEastAsia"/>
        </w:rPr>
        <w:t xml:space="preserve"> between rent</w:t>
      </w:r>
      <w:r w:rsidR="00274E48" w:rsidRPr="00274E48">
        <w:rPr>
          <w:rFonts w:eastAsiaTheme="majorEastAsia"/>
        </w:rPr>
        <w:t xml:space="preserve"> pricing</w:t>
      </w:r>
      <w:r w:rsidRPr="00CD039A">
        <w:rPr>
          <w:rFonts w:eastAsiaTheme="majorEastAsia"/>
        </w:rPr>
        <w:t xml:space="preserve">, the number of bedrooms (BHKs), </w:t>
      </w:r>
      <w:r w:rsidR="00274E48" w:rsidRPr="00274E48">
        <w:rPr>
          <w:rFonts w:eastAsiaTheme="majorEastAsia"/>
        </w:rPr>
        <w:t>bathroom counts</w:t>
      </w:r>
      <w:r w:rsidRPr="00CD039A">
        <w:rPr>
          <w:rFonts w:eastAsiaTheme="majorEastAsia"/>
        </w:rPr>
        <w:t xml:space="preserve">, and </w:t>
      </w:r>
      <w:r w:rsidR="00274E48" w:rsidRPr="00274E48">
        <w:rPr>
          <w:rFonts w:eastAsiaTheme="majorEastAsia"/>
        </w:rPr>
        <w:t>tenant preferences.</w:t>
      </w:r>
      <w:r w:rsidRPr="00CD039A">
        <w:rPr>
          <w:rFonts w:eastAsiaTheme="majorEastAsia"/>
        </w:rPr>
        <w:t xml:space="preserve"> The study </w:t>
      </w:r>
      <w:r w:rsidR="00274E48" w:rsidRPr="00274E48">
        <w:rPr>
          <w:rFonts w:eastAsiaTheme="majorEastAsia"/>
        </w:rPr>
        <w:t>underscores the necessity to consider nuanced factors when constructing and marketing housing units to cater to different tenant demographics. It also validates</w:t>
      </w:r>
      <w:r w:rsidRPr="00CD039A">
        <w:rPr>
          <w:rFonts w:eastAsiaTheme="majorEastAsia"/>
        </w:rPr>
        <w:t xml:space="preserve"> our </w:t>
      </w:r>
      <w:r w:rsidR="00274E48" w:rsidRPr="00274E48">
        <w:rPr>
          <w:rFonts w:eastAsiaTheme="majorEastAsia"/>
        </w:rPr>
        <w:t>objective</w:t>
      </w:r>
      <w:r w:rsidRPr="00CD039A">
        <w:rPr>
          <w:rFonts w:eastAsiaTheme="majorEastAsia"/>
        </w:rPr>
        <w:t xml:space="preserve"> that houses with more BHKs and bathrooms</w:t>
      </w:r>
      <w:r w:rsidR="00274E48" w:rsidRPr="00274E48">
        <w:rPr>
          <w:rFonts w:eastAsiaTheme="majorEastAsia"/>
        </w:rPr>
        <w:t>, tailored for tenants who</w:t>
      </w:r>
      <w:r w:rsidRPr="00CD039A">
        <w:rPr>
          <w:rFonts w:eastAsiaTheme="majorEastAsia"/>
        </w:rPr>
        <w:t xml:space="preserve"> are </w:t>
      </w:r>
      <w:r w:rsidR="00274E48" w:rsidRPr="00274E48">
        <w:rPr>
          <w:rFonts w:eastAsiaTheme="majorEastAsia"/>
        </w:rPr>
        <w:t>either Bachelors</w:t>
      </w:r>
      <w:r w:rsidRPr="00CD039A">
        <w:rPr>
          <w:rFonts w:eastAsiaTheme="majorEastAsia"/>
        </w:rPr>
        <w:t xml:space="preserve"> or </w:t>
      </w:r>
      <w:r w:rsidR="00274E48" w:rsidRPr="00274E48">
        <w:rPr>
          <w:rFonts w:eastAsiaTheme="majorEastAsia"/>
        </w:rPr>
        <w:t>part of a Family,</w:t>
      </w:r>
      <w:r w:rsidRPr="00CD039A">
        <w:rPr>
          <w:rFonts w:eastAsiaTheme="majorEastAsia"/>
        </w:rPr>
        <w:t xml:space="preserve"> are likely to </w:t>
      </w:r>
      <w:r w:rsidR="00274E48" w:rsidRPr="00274E48">
        <w:rPr>
          <w:rFonts w:eastAsiaTheme="majorEastAsia"/>
        </w:rPr>
        <w:t>command</w:t>
      </w:r>
      <w:r w:rsidRPr="00CD039A">
        <w:rPr>
          <w:rFonts w:eastAsiaTheme="majorEastAsia"/>
        </w:rPr>
        <w:t xml:space="preserve"> higher rent prices.</w:t>
      </w:r>
    </w:p>
    <w:p w14:paraId="48CF7E3E" w14:textId="77777777" w:rsidR="00274E48" w:rsidRDefault="00274E48" w:rsidP="00CD039A">
      <w:pPr>
        <w:rPr>
          <w:rFonts w:eastAsiaTheme="majorEastAsia"/>
        </w:rPr>
      </w:pPr>
    </w:p>
    <w:p w14:paraId="1A57F61C" w14:textId="77777777" w:rsidR="00CD039A" w:rsidRDefault="002A74E7" w:rsidP="002A74E7">
      <w:pPr>
        <w:rPr>
          <w:rFonts w:eastAsiaTheme="majorEastAsia"/>
        </w:rPr>
      </w:pPr>
      <w:r w:rsidRPr="002A74E7">
        <w:rPr>
          <w:rFonts w:eastAsiaTheme="majorEastAsia"/>
        </w:rPr>
        <w:t xml:space="preserve">Causes of Higher Rent Prices: </w:t>
      </w:r>
    </w:p>
    <w:p w14:paraId="61DDC7AD" w14:textId="13A7759E" w:rsidR="002A74E7" w:rsidRPr="002A74E7" w:rsidRDefault="002A74E7" w:rsidP="002A74E7">
      <w:pPr>
        <w:rPr>
          <w:rFonts w:eastAsiaTheme="majorEastAsia"/>
        </w:rPr>
      </w:pPr>
      <w:r w:rsidRPr="002A74E7">
        <w:rPr>
          <w:rFonts w:eastAsiaTheme="majorEastAsia"/>
        </w:rPr>
        <w:t>1. Number of BHKs:</w:t>
      </w:r>
    </w:p>
    <w:p w14:paraId="14422B9D" w14:textId="626811EF" w:rsidR="002A74E7" w:rsidRPr="002A74E7" w:rsidRDefault="00513707" w:rsidP="00D248F2">
      <w:pPr>
        <w:pStyle w:val="ListParagraph"/>
        <w:numPr>
          <w:ilvl w:val="0"/>
          <w:numId w:val="25"/>
        </w:numPr>
        <w:rPr>
          <w:rFonts w:eastAsiaTheme="majorEastAsia"/>
        </w:rPr>
      </w:pPr>
      <w:r w:rsidRPr="00513707">
        <w:rPr>
          <w:rFonts w:eastAsiaTheme="majorEastAsia"/>
        </w:rPr>
        <w:t xml:space="preserve">Bachelors: </w:t>
      </w:r>
      <w:r w:rsidR="002A74E7" w:rsidRPr="002A74E7">
        <w:rPr>
          <w:rFonts w:eastAsiaTheme="majorEastAsia"/>
        </w:rPr>
        <w:t>Bachelors are more likely to choose studio or one-bedroom apartments, but they are willing to pay more for flats with more bedrooms if they have more bathrooms.</w:t>
      </w:r>
    </w:p>
    <w:p w14:paraId="498FF1DD" w14:textId="77777777" w:rsidR="002A74E7" w:rsidRPr="002A74E7" w:rsidRDefault="002A74E7" w:rsidP="002A74E7">
      <w:pPr>
        <w:rPr>
          <w:rFonts w:eastAsiaTheme="majorEastAsia"/>
        </w:rPr>
      </w:pPr>
    </w:p>
    <w:p w14:paraId="227D7A32" w14:textId="31142B96" w:rsidR="002A74E7" w:rsidRPr="002A74E7" w:rsidRDefault="002A74E7" w:rsidP="00D248F2">
      <w:pPr>
        <w:pStyle w:val="ListParagraph"/>
        <w:numPr>
          <w:ilvl w:val="0"/>
          <w:numId w:val="25"/>
        </w:numPr>
        <w:rPr>
          <w:rFonts w:eastAsiaTheme="majorEastAsia"/>
        </w:rPr>
      </w:pPr>
      <w:r w:rsidRPr="002A74E7">
        <w:rPr>
          <w:rFonts w:eastAsiaTheme="majorEastAsia"/>
        </w:rPr>
        <w:lastRenderedPageBreak/>
        <w:t>Family/bachelors: This group seems to be more flexible and open to a variety of BHK layouts. They care most about bathrooms, and a higher BHK number usually means a higher rent price, especially if there are also more toilets.</w:t>
      </w:r>
    </w:p>
    <w:p w14:paraId="42C5A50F" w14:textId="77777777" w:rsidR="002A74E7" w:rsidRPr="002A74E7" w:rsidRDefault="002A74E7" w:rsidP="00D248F2">
      <w:pPr>
        <w:pStyle w:val="ListParagraph"/>
        <w:numPr>
          <w:ilvl w:val="0"/>
          <w:numId w:val="25"/>
        </w:numPr>
        <w:rPr>
          <w:rFonts w:eastAsiaTheme="majorEastAsia"/>
        </w:rPr>
      </w:pPr>
      <w:r w:rsidRPr="002A74E7">
        <w:rPr>
          <w:rFonts w:eastAsiaTheme="majorEastAsia"/>
        </w:rPr>
        <w:t>Families: Choose more than one. They are ready to pay more for a 1 or 2 BHK home with more bathrooms, but not for a 3 BHK home with more bathrooms.</w:t>
      </w:r>
    </w:p>
    <w:p w14:paraId="335A0292" w14:textId="77777777" w:rsidR="002A74E7" w:rsidRPr="002A74E7" w:rsidRDefault="002A74E7" w:rsidP="002A74E7">
      <w:pPr>
        <w:rPr>
          <w:rFonts w:eastAsiaTheme="majorEastAsia"/>
        </w:rPr>
      </w:pPr>
    </w:p>
    <w:p w14:paraId="7F58E822" w14:textId="77777777" w:rsidR="007A4FEA" w:rsidRDefault="002A74E7" w:rsidP="002A74E7">
      <w:pPr>
        <w:rPr>
          <w:rFonts w:eastAsiaTheme="majorEastAsia"/>
        </w:rPr>
      </w:pPr>
      <w:r w:rsidRPr="002A74E7">
        <w:rPr>
          <w:rFonts w:eastAsiaTheme="majorEastAsia"/>
        </w:rPr>
        <w:t xml:space="preserve">2. Number of bathrooms: </w:t>
      </w:r>
    </w:p>
    <w:p w14:paraId="6200A83C" w14:textId="0E7BECE9" w:rsidR="002A74E7" w:rsidRPr="002A74E7" w:rsidRDefault="007A4FEA" w:rsidP="00D248F2">
      <w:pPr>
        <w:pStyle w:val="ListParagraph"/>
        <w:numPr>
          <w:ilvl w:val="0"/>
          <w:numId w:val="27"/>
        </w:numPr>
        <w:rPr>
          <w:rFonts w:eastAsiaTheme="majorEastAsia"/>
        </w:rPr>
      </w:pPr>
      <w:r w:rsidRPr="002A74E7">
        <w:rPr>
          <w:rFonts w:eastAsiaTheme="majorEastAsia"/>
        </w:rPr>
        <w:t xml:space="preserve">Bachelors </w:t>
      </w:r>
      <w:r>
        <w:rPr>
          <w:rFonts w:eastAsiaTheme="majorEastAsia" w:hint="eastAsia"/>
          <w:lang w:eastAsia="zh-CN"/>
        </w:rPr>
        <w:t>：</w:t>
      </w:r>
      <w:r w:rsidR="002A74E7" w:rsidRPr="002A74E7">
        <w:rPr>
          <w:rFonts w:eastAsiaTheme="majorEastAsia"/>
        </w:rPr>
        <w:t>Bachelors are willing to pay more for more bathrooms, no matter how many BHK there are.</w:t>
      </w:r>
    </w:p>
    <w:p w14:paraId="7A83D41A" w14:textId="0684470E" w:rsidR="002A74E7" w:rsidRPr="002A74E7" w:rsidRDefault="007A4FEA" w:rsidP="00D248F2">
      <w:pPr>
        <w:pStyle w:val="ListParagraph"/>
        <w:numPr>
          <w:ilvl w:val="0"/>
          <w:numId w:val="26"/>
        </w:numPr>
        <w:rPr>
          <w:rFonts w:eastAsiaTheme="majorEastAsia"/>
        </w:rPr>
      </w:pPr>
      <w:r w:rsidRPr="002A74E7">
        <w:rPr>
          <w:rFonts w:eastAsiaTheme="majorEastAsia"/>
        </w:rPr>
        <w:t>Family/bachelors: Family/bachelors</w:t>
      </w:r>
      <w:r w:rsidR="002A74E7" w:rsidRPr="002A74E7">
        <w:rPr>
          <w:rFonts w:eastAsiaTheme="majorEastAsia"/>
        </w:rPr>
        <w:t xml:space="preserve"> are willing to pay more for more bathrooms.</w:t>
      </w:r>
    </w:p>
    <w:p w14:paraId="2E6CE827" w14:textId="77777777" w:rsidR="002A74E7" w:rsidRPr="002A74E7" w:rsidRDefault="002A74E7" w:rsidP="00D248F2">
      <w:pPr>
        <w:pStyle w:val="ListParagraph"/>
        <w:numPr>
          <w:ilvl w:val="0"/>
          <w:numId w:val="26"/>
        </w:numPr>
        <w:rPr>
          <w:rFonts w:eastAsiaTheme="majorEastAsia"/>
        </w:rPr>
      </w:pPr>
      <w:r w:rsidRPr="002A74E7">
        <w:rPr>
          <w:rFonts w:eastAsiaTheme="majorEastAsia"/>
        </w:rPr>
        <w:t>Families: Families are ready to pay more for 1 and 2 BHK homes with more than one bathroom. But this doesn't hold true for 3 BHK houses.</w:t>
      </w:r>
    </w:p>
    <w:p w14:paraId="2312D9A4" w14:textId="77777777" w:rsidR="002A74E7" w:rsidRPr="002A74E7" w:rsidRDefault="002A74E7" w:rsidP="002A74E7">
      <w:pPr>
        <w:rPr>
          <w:rFonts w:eastAsiaTheme="majorEastAsia"/>
        </w:rPr>
      </w:pPr>
    </w:p>
    <w:p w14:paraId="25342845" w14:textId="77777777" w:rsidR="002A74E7" w:rsidRPr="002A74E7" w:rsidRDefault="002A74E7" w:rsidP="002A74E7">
      <w:pPr>
        <w:rPr>
          <w:rFonts w:eastAsiaTheme="majorEastAsia"/>
        </w:rPr>
      </w:pPr>
      <w:r w:rsidRPr="002A74E7">
        <w:rPr>
          <w:rFonts w:eastAsiaTheme="majorEastAsia"/>
        </w:rPr>
        <w:t>3. Tenant Preferences:</w:t>
      </w:r>
    </w:p>
    <w:p w14:paraId="6FBC560B" w14:textId="7579026F" w:rsidR="002A74E7" w:rsidRPr="002A74E7" w:rsidRDefault="002A74E7" w:rsidP="00D248F2">
      <w:pPr>
        <w:pStyle w:val="ListParagraph"/>
        <w:numPr>
          <w:ilvl w:val="0"/>
          <w:numId w:val="28"/>
        </w:numPr>
        <w:rPr>
          <w:rFonts w:eastAsiaTheme="majorEastAsia"/>
        </w:rPr>
      </w:pPr>
      <w:r w:rsidRPr="002A74E7">
        <w:rPr>
          <w:rFonts w:eastAsiaTheme="majorEastAsia"/>
        </w:rPr>
        <w:t xml:space="preserve">Bachelors should pay more attention to </w:t>
      </w:r>
      <w:proofErr w:type="gramStart"/>
      <w:r w:rsidRPr="002A74E7">
        <w:rPr>
          <w:rFonts w:eastAsiaTheme="majorEastAsia"/>
        </w:rPr>
        <w:t>bathrooms, since</w:t>
      </w:r>
      <w:proofErr w:type="gramEnd"/>
      <w:r w:rsidRPr="002A74E7">
        <w:rPr>
          <w:rFonts w:eastAsiaTheme="majorEastAsia"/>
        </w:rPr>
        <w:t xml:space="preserve"> they probably value privacy and ease of use.</w:t>
      </w:r>
    </w:p>
    <w:p w14:paraId="0851F95A" w14:textId="5F62F0AA" w:rsidR="002A74E7" w:rsidRPr="002A74E7" w:rsidRDefault="002A74E7" w:rsidP="00D248F2">
      <w:pPr>
        <w:pStyle w:val="ListParagraph"/>
        <w:numPr>
          <w:ilvl w:val="0"/>
          <w:numId w:val="28"/>
        </w:numPr>
        <w:rPr>
          <w:rFonts w:eastAsiaTheme="majorEastAsia"/>
        </w:rPr>
      </w:pPr>
      <w:r w:rsidRPr="002A74E7">
        <w:rPr>
          <w:rFonts w:eastAsiaTheme="majorEastAsia"/>
        </w:rPr>
        <w:t>Family/bachelors: Again, bathrooms are a top concern, which shows that this mixed group wants both comfort and functionality.</w:t>
      </w:r>
    </w:p>
    <w:p w14:paraId="0F9D08FF" w14:textId="14875099" w:rsidR="00494140" w:rsidRDefault="007A4FEA" w:rsidP="00D248F2">
      <w:pPr>
        <w:pStyle w:val="ListParagraph"/>
        <w:numPr>
          <w:ilvl w:val="0"/>
          <w:numId w:val="28"/>
        </w:numPr>
        <w:rPr>
          <w:rFonts w:eastAsiaTheme="majorEastAsia"/>
        </w:rPr>
      </w:pPr>
      <w:r>
        <w:rPr>
          <w:rFonts w:eastAsiaTheme="majorEastAsia" w:hint="eastAsia"/>
          <w:lang w:eastAsia="zh-CN"/>
        </w:rPr>
        <w:t>Family:</w:t>
      </w:r>
      <w:r>
        <w:rPr>
          <w:rFonts w:eastAsiaTheme="majorEastAsia"/>
          <w:lang w:eastAsia="zh-CN"/>
        </w:rPr>
        <w:t xml:space="preserve"> </w:t>
      </w:r>
      <w:r w:rsidR="002A74E7" w:rsidRPr="002A74E7">
        <w:rPr>
          <w:rFonts w:eastAsiaTheme="majorEastAsia"/>
        </w:rPr>
        <w:t>Families value more complicated factors when it comes to 3 BHK homes, which means that location, amenities, and square footage may come into play.</w:t>
      </w:r>
    </w:p>
    <w:p w14:paraId="71963EFA" w14:textId="77777777" w:rsidR="00494140" w:rsidRDefault="00494140" w:rsidP="490C6CD3">
      <w:pPr>
        <w:rPr>
          <w:rFonts w:eastAsiaTheme="majorEastAsia"/>
        </w:rPr>
      </w:pPr>
    </w:p>
    <w:p w14:paraId="31E37A5E" w14:textId="77777777" w:rsidR="00494140" w:rsidRDefault="00494140" w:rsidP="490C6CD3">
      <w:pPr>
        <w:rPr>
          <w:rFonts w:eastAsiaTheme="majorEastAsia"/>
        </w:rPr>
      </w:pPr>
    </w:p>
    <w:p w14:paraId="1EAD6DD7" w14:textId="77777777" w:rsidR="00494140" w:rsidRDefault="00494140" w:rsidP="490C6CD3">
      <w:pPr>
        <w:rPr>
          <w:rFonts w:eastAsiaTheme="majorEastAsia"/>
        </w:rPr>
      </w:pPr>
    </w:p>
    <w:p w14:paraId="4271C1BD" w14:textId="77777777" w:rsidR="001B4197" w:rsidRDefault="001B4197" w:rsidP="490C6CD3">
      <w:pPr>
        <w:rPr>
          <w:rFonts w:eastAsiaTheme="majorEastAsia"/>
        </w:rPr>
      </w:pPr>
    </w:p>
    <w:p w14:paraId="395C7CD7" w14:textId="77777777" w:rsidR="001B4197" w:rsidRDefault="001B4197" w:rsidP="490C6CD3">
      <w:pPr>
        <w:rPr>
          <w:rFonts w:eastAsiaTheme="majorEastAsia"/>
        </w:rPr>
      </w:pPr>
    </w:p>
    <w:p w14:paraId="4D24F663" w14:textId="77777777" w:rsidR="008F249E" w:rsidRDefault="008F249E" w:rsidP="490C6CD3">
      <w:pPr>
        <w:rPr>
          <w:rFonts w:eastAsiaTheme="majorEastAsia"/>
        </w:rPr>
      </w:pPr>
    </w:p>
    <w:p w14:paraId="73B54214" w14:textId="77777777" w:rsidR="008F249E" w:rsidRDefault="008F249E" w:rsidP="490C6CD3">
      <w:pPr>
        <w:rPr>
          <w:rFonts w:eastAsiaTheme="majorEastAsia"/>
        </w:rPr>
      </w:pPr>
    </w:p>
    <w:p w14:paraId="355DEA2D" w14:textId="77777777" w:rsidR="008F249E" w:rsidRDefault="008F249E" w:rsidP="490C6CD3">
      <w:pPr>
        <w:rPr>
          <w:rFonts w:eastAsiaTheme="majorEastAsia"/>
        </w:rPr>
      </w:pPr>
    </w:p>
    <w:p w14:paraId="27F9C662" w14:textId="77777777" w:rsidR="008F249E" w:rsidRDefault="008F249E" w:rsidP="490C6CD3">
      <w:pPr>
        <w:rPr>
          <w:rFonts w:eastAsiaTheme="majorEastAsia"/>
        </w:rPr>
      </w:pPr>
    </w:p>
    <w:p w14:paraId="0E464128" w14:textId="77777777" w:rsidR="008F249E" w:rsidRDefault="008F249E" w:rsidP="490C6CD3">
      <w:pPr>
        <w:rPr>
          <w:rFonts w:eastAsiaTheme="majorEastAsia"/>
        </w:rPr>
      </w:pPr>
    </w:p>
    <w:p w14:paraId="4C49B04A" w14:textId="77777777" w:rsidR="008F249E" w:rsidRDefault="008F249E" w:rsidP="490C6CD3">
      <w:pPr>
        <w:rPr>
          <w:rFonts w:eastAsiaTheme="majorEastAsia"/>
        </w:rPr>
      </w:pPr>
    </w:p>
    <w:p w14:paraId="20148A8D" w14:textId="77777777" w:rsidR="008F249E" w:rsidRDefault="008F249E" w:rsidP="490C6CD3">
      <w:pPr>
        <w:rPr>
          <w:rFonts w:eastAsiaTheme="majorEastAsia"/>
        </w:rPr>
      </w:pPr>
    </w:p>
    <w:p w14:paraId="4CAF79E8" w14:textId="77777777" w:rsidR="008F249E" w:rsidRDefault="008F249E" w:rsidP="490C6CD3">
      <w:pPr>
        <w:rPr>
          <w:rFonts w:eastAsiaTheme="majorEastAsia"/>
        </w:rPr>
      </w:pPr>
    </w:p>
    <w:p w14:paraId="141B32E3" w14:textId="77777777" w:rsidR="008F249E" w:rsidRDefault="008F249E" w:rsidP="490C6CD3">
      <w:pPr>
        <w:rPr>
          <w:rFonts w:eastAsiaTheme="majorEastAsia"/>
        </w:rPr>
      </w:pPr>
    </w:p>
    <w:p w14:paraId="17D6A95D" w14:textId="77777777" w:rsidR="008F249E" w:rsidRDefault="008F249E" w:rsidP="490C6CD3">
      <w:pPr>
        <w:rPr>
          <w:rFonts w:eastAsiaTheme="majorEastAsia"/>
        </w:rPr>
      </w:pPr>
    </w:p>
    <w:p w14:paraId="3AE58CFB" w14:textId="77777777" w:rsidR="00CA7F00" w:rsidRDefault="00CA7F00" w:rsidP="490C6CD3">
      <w:pPr>
        <w:rPr>
          <w:rFonts w:eastAsiaTheme="majorEastAsia"/>
        </w:rPr>
      </w:pPr>
    </w:p>
    <w:p w14:paraId="24BDBDB1" w14:textId="77777777" w:rsidR="00CA7F00" w:rsidRDefault="00CA7F00" w:rsidP="490C6CD3">
      <w:pPr>
        <w:rPr>
          <w:rFonts w:eastAsiaTheme="majorEastAsia"/>
        </w:rPr>
      </w:pPr>
    </w:p>
    <w:p w14:paraId="3B825C8B" w14:textId="77777777" w:rsidR="00CA7F00" w:rsidRDefault="00CA7F00" w:rsidP="490C6CD3">
      <w:pPr>
        <w:rPr>
          <w:rFonts w:eastAsiaTheme="majorEastAsia"/>
        </w:rPr>
      </w:pPr>
    </w:p>
    <w:p w14:paraId="29BA28B2" w14:textId="77777777" w:rsidR="004C135E" w:rsidRDefault="004C135E" w:rsidP="490C6CD3">
      <w:pPr>
        <w:rPr>
          <w:rFonts w:eastAsiaTheme="majorEastAsia"/>
        </w:rPr>
        <w:sectPr w:rsidR="004C135E" w:rsidSect="009F4E0E">
          <w:footerReference w:type="default" r:id="rId111"/>
          <w:pgSz w:w="12240" w:h="15840" w:code="1"/>
          <w:pgMar w:top="720" w:right="720" w:bottom="720" w:left="720" w:header="720" w:footer="720" w:gutter="0"/>
          <w:cols w:space="720"/>
          <w:docGrid w:linePitch="360"/>
        </w:sectPr>
      </w:pPr>
    </w:p>
    <w:p w14:paraId="65B80968" w14:textId="77777777" w:rsidR="004C135E" w:rsidRDefault="004C135E" w:rsidP="490C6CD3">
      <w:pPr>
        <w:rPr>
          <w:rFonts w:eastAsiaTheme="majorEastAsia"/>
        </w:rPr>
        <w:sectPr w:rsidR="004C135E" w:rsidSect="009F4E0E">
          <w:pgSz w:w="17280" w:h="25920" w:code="278"/>
          <w:pgMar w:top="720" w:right="720" w:bottom="947" w:left="720" w:header="720" w:footer="720" w:gutter="0"/>
          <w:cols w:space="720"/>
          <w:docGrid w:linePitch="360" w:charSpace="98304"/>
        </w:sectPr>
      </w:pPr>
    </w:p>
    <w:p w14:paraId="16C4D2C0" w14:textId="77777777" w:rsidR="00363127" w:rsidRDefault="00363127" w:rsidP="490C6CD3">
      <w:pPr>
        <w:rPr>
          <w:rFonts w:eastAsiaTheme="majorEastAsia"/>
        </w:rPr>
      </w:pPr>
    </w:p>
    <w:p w14:paraId="099FE258" w14:textId="48E60191" w:rsidR="00062C8F" w:rsidRPr="00EB71E4" w:rsidRDefault="00062C8F" w:rsidP="00062C8F">
      <w:pPr>
        <w:pStyle w:val="Heading1"/>
        <w:rPr>
          <w:rFonts w:ascii="Times New Roman" w:hAnsi="Times New Roman" w:cs="Times New Roman"/>
        </w:rPr>
      </w:pPr>
      <w:bookmarkStart w:id="181" w:name="_Toc328479446"/>
      <w:bookmarkStart w:id="182" w:name="_Toc144127802"/>
      <w:bookmarkStart w:id="183" w:name="_Toc1614194162"/>
      <w:bookmarkStart w:id="184" w:name="_Toc144493777"/>
      <w:r w:rsidRPr="3FA35E3F">
        <w:rPr>
          <w:rFonts w:ascii="Times New Roman" w:hAnsi="Times New Roman" w:cs="Times New Roman"/>
        </w:rPr>
        <w:t>References</w:t>
      </w:r>
      <w:bookmarkEnd w:id="181"/>
      <w:bookmarkEnd w:id="182"/>
      <w:bookmarkEnd w:id="183"/>
      <w:bookmarkEnd w:id="184"/>
      <w:r w:rsidRPr="3FA35E3F">
        <w:rPr>
          <w:rFonts w:ascii="Times New Roman" w:hAnsi="Times New Roman" w:cs="Times New Roman"/>
        </w:rPr>
        <w:t xml:space="preserve"> </w:t>
      </w:r>
    </w:p>
    <w:p w14:paraId="55805D0B" w14:textId="48FE4E97" w:rsidR="0039672C" w:rsidRDefault="0039672C" w:rsidP="00DD67B4">
      <w:r w:rsidRPr="0039672C">
        <w:t>Bard, Google AI. "</w:t>
      </w:r>
      <w:r w:rsidR="00930A66" w:rsidRPr="00930A66">
        <w:t>Bangalore, the City of Development</w:t>
      </w:r>
      <w:r w:rsidRPr="0039672C">
        <w:t>” Bard, Google AI, 2023-07-2</w:t>
      </w:r>
      <w:r w:rsidR="00930A66">
        <w:t>7</w:t>
      </w:r>
      <w:r w:rsidRPr="0039672C">
        <w:t>. Accessed 2023-07-2</w:t>
      </w:r>
      <w:r w:rsidR="00930A66">
        <w:t>7</w:t>
      </w:r>
      <w:r w:rsidRPr="0039672C">
        <w:t xml:space="preserve">. </w:t>
      </w:r>
      <w:hyperlink r:id="rId112" w:history="1">
        <w:r w:rsidR="00930A66" w:rsidRPr="00D06DE9">
          <w:rPr>
            <w:rStyle w:val="Hyperlink"/>
          </w:rPr>
          <w:t>https://g.co/bard/share/4ffd425d6025</w:t>
        </w:r>
      </w:hyperlink>
      <w:r w:rsidR="00930A66">
        <w:t xml:space="preserve"> </w:t>
      </w:r>
    </w:p>
    <w:p w14:paraId="1A8D4333" w14:textId="42092079" w:rsidR="00423417" w:rsidRDefault="00034C52" w:rsidP="00034C52">
      <w:r>
        <w:t xml:space="preserve">Srinivas, S. (1997). A STUDY OF BANGALORE, INDIA. </w:t>
      </w:r>
      <w:hyperlink r:id="rId113" w:history="1">
        <w:r w:rsidR="00423417" w:rsidRPr="00D06DE9">
          <w:rPr>
            <w:rStyle w:val="Hyperlink"/>
          </w:rPr>
          <w:t>https://core.ac.uk/download/pdf/1902776.pdf</w:t>
        </w:r>
      </w:hyperlink>
    </w:p>
    <w:p w14:paraId="240020D4" w14:textId="72C5B577" w:rsidR="00423417" w:rsidRDefault="00423417" w:rsidP="00034C52">
      <w:r w:rsidRPr="00423417">
        <w:t>Bard, Google AI. "</w:t>
      </w:r>
      <w:r w:rsidR="00763EA4" w:rsidRPr="00763EA4">
        <w:t xml:space="preserve"> Chennai, a developed city</w:t>
      </w:r>
      <w:r w:rsidRPr="00423417">
        <w:t xml:space="preserve">” Bard, Google AI, 2023-07-27. Accessed 2023-07-27. </w:t>
      </w:r>
      <w:r>
        <w:t xml:space="preserve"> </w:t>
      </w:r>
      <w:hyperlink r:id="rId114" w:history="1">
        <w:r w:rsidRPr="00D06DE9">
          <w:rPr>
            <w:rStyle w:val="Hyperlink"/>
          </w:rPr>
          <w:t>https://g.co/bard/share/9a0c0e52793c</w:t>
        </w:r>
      </w:hyperlink>
      <w:r>
        <w:t xml:space="preserve"> </w:t>
      </w:r>
    </w:p>
    <w:p w14:paraId="112910B3" w14:textId="3E5BB8BF" w:rsidR="00E02608" w:rsidRDefault="00E02608" w:rsidP="00E02608">
      <w:r>
        <w:t xml:space="preserve">Kumar, N. (2022). Urban Development Analysis of </w:t>
      </w:r>
      <w:proofErr w:type="spellStart"/>
      <w:r>
        <w:t>chennai</w:t>
      </w:r>
      <w:proofErr w:type="spellEnd"/>
      <w:r>
        <w:t xml:space="preserve">. Academia.edu. </w:t>
      </w:r>
      <w:hyperlink r:id="rId115" w:history="1">
        <w:r w:rsidRPr="00D06DE9">
          <w:rPr>
            <w:rStyle w:val="Hyperlink"/>
          </w:rPr>
          <w:t>https://www.academia.edu/35478404/Urban_Development_Analysis_of_chennai</w:t>
        </w:r>
      </w:hyperlink>
      <w:r>
        <w:t xml:space="preserve"> </w:t>
      </w:r>
    </w:p>
    <w:p w14:paraId="6F724CE9" w14:textId="498BD4D1" w:rsidR="00E02608" w:rsidRDefault="001A3853" w:rsidP="00E02608">
      <w:r w:rsidRPr="001A3853">
        <w:t xml:space="preserve">Bard, Google AI. " </w:t>
      </w:r>
      <w:r w:rsidR="003263A5">
        <w:t>Delhi</w:t>
      </w:r>
      <w:r w:rsidRPr="001A3853">
        <w:t>, a developed city” Bard, Google AI, 2023-07-2</w:t>
      </w:r>
      <w:r>
        <w:t>9</w:t>
      </w:r>
      <w:r w:rsidRPr="001A3853">
        <w:t>. Accessed 2023-07-2</w:t>
      </w:r>
      <w:r>
        <w:t>9</w:t>
      </w:r>
      <w:r w:rsidRPr="001A3853">
        <w:t xml:space="preserve">.  </w:t>
      </w:r>
      <w:hyperlink r:id="rId116" w:history="1">
        <w:r w:rsidR="000C1E42" w:rsidRPr="00D06DE9">
          <w:rPr>
            <w:rStyle w:val="Hyperlink"/>
          </w:rPr>
          <w:t>https://g.co/bard/share/38e11072e634</w:t>
        </w:r>
      </w:hyperlink>
    </w:p>
    <w:p w14:paraId="7DD31A03" w14:textId="74E66552" w:rsidR="000C1E42" w:rsidRDefault="000C1E42" w:rsidP="000C1E42">
      <w:r>
        <w:t xml:space="preserve">Aggarwal, S. (2010). Delhi Towards a Healthy City. ResearchGate; unknown. </w:t>
      </w:r>
      <w:hyperlink r:id="rId117" w:history="1">
        <w:r w:rsidR="00474423" w:rsidRPr="00D06DE9">
          <w:rPr>
            <w:rStyle w:val="Hyperlink"/>
          </w:rPr>
          <w:t>https://www.researchgate.net/publication/301556562_Delhi_Towards_a_Healthy_City</w:t>
        </w:r>
      </w:hyperlink>
    </w:p>
    <w:p w14:paraId="2ADA61AD" w14:textId="337A6F87" w:rsidR="00474423" w:rsidRDefault="00474423" w:rsidP="000C1E42">
      <w:r w:rsidRPr="00474423">
        <w:t xml:space="preserve">Bard, Google AI. " </w:t>
      </w:r>
      <w:r>
        <w:t>Hyderabad</w:t>
      </w:r>
      <w:r w:rsidRPr="00474423">
        <w:t xml:space="preserve">, a developed city” Bard, Google AI, 2023-07-29. Accessed 2023-07-29.  </w:t>
      </w:r>
      <w:hyperlink r:id="rId118" w:history="1">
        <w:r w:rsidRPr="00D06DE9">
          <w:rPr>
            <w:rStyle w:val="Hyperlink"/>
          </w:rPr>
          <w:t>https://g.co/bard/share/8ab33b86b694</w:t>
        </w:r>
      </w:hyperlink>
      <w:r>
        <w:t xml:space="preserve"> </w:t>
      </w:r>
    </w:p>
    <w:p w14:paraId="26439A4B" w14:textId="6A2B4E61" w:rsidR="00AD61C7" w:rsidRDefault="00AD61C7" w:rsidP="000C1E42">
      <w:r w:rsidRPr="00AD61C7">
        <w:t xml:space="preserve">Bard, Google AI. " </w:t>
      </w:r>
      <w:r>
        <w:t>Kolkata</w:t>
      </w:r>
      <w:r w:rsidRPr="00AD61C7">
        <w:t xml:space="preserve">, a developed city” Bard, Google AI, 2023-07-29. Accessed 2023-07-29.  </w:t>
      </w:r>
      <w:hyperlink r:id="rId119" w:history="1">
        <w:r w:rsidRPr="00D06DE9">
          <w:rPr>
            <w:rStyle w:val="Hyperlink"/>
          </w:rPr>
          <w:t>https://g.co/bard/share/dddcb989f20f</w:t>
        </w:r>
      </w:hyperlink>
    </w:p>
    <w:p w14:paraId="71A8FC98" w14:textId="2812B15D" w:rsidR="003C1BA7" w:rsidRDefault="003C1BA7" w:rsidP="000C1E42">
      <w:r w:rsidRPr="003C1BA7">
        <w:t xml:space="preserve">Bard, Google AI. " </w:t>
      </w:r>
      <w:r>
        <w:t>Mumbai</w:t>
      </w:r>
      <w:r w:rsidRPr="003C1BA7">
        <w:t xml:space="preserve">, a developed city” Bard, Google AI, 2023-07-29. Accessed 2023-07-29.  </w:t>
      </w:r>
      <w:hyperlink r:id="rId120" w:history="1">
        <w:r w:rsidRPr="00D06DE9">
          <w:rPr>
            <w:rStyle w:val="Hyperlink"/>
          </w:rPr>
          <w:t>https://g.co/bard/share/454a0dec7943</w:t>
        </w:r>
      </w:hyperlink>
      <w:r>
        <w:t xml:space="preserve"> </w:t>
      </w:r>
    </w:p>
    <w:p w14:paraId="296E52F2" w14:textId="7D475DED" w:rsidR="00FB6B2D" w:rsidRDefault="00FB6B2D" w:rsidP="00FB6B2D">
      <w:pPr>
        <w:spacing w:before="100" w:beforeAutospacing="1" w:after="100" w:afterAutospacing="1" w:line="240" w:lineRule="auto"/>
        <w:jc w:val="left"/>
        <w:rPr>
          <w:lang w:val="en-MY" w:eastAsia="zh-CN"/>
        </w:rPr>
      </w:pPr>
      <w:r w:rsidRPr="00FB6B2D">
        <w:rPr>
          <w:i/>
          <w:iCs/>
          <w:lang w:val="en-MY" w:eastAsia="zh-CN"/>
        </w:rPr>
        <w:t xml:space="preserve">What Is </w:t>
      </w:r>
      <w:proofErr w:type="gramStart"/>
      <w:r w:rsidRPr="00FB6B2D">
        <w:rPr>
          <w:i/>
          <w:iCs/>
          <w:lang w:val="en-MY" w:eastAsia="zh-CN"/>
        </w:rPr>
        <w:t>The</w:t>
      </w:r>
      <w:proofErr w:type="gramEnd"/>
      <w:r w:rsidRPr="00FB6B2D">
        <w:rPr>
          <w:i/>
          <w:iCs/>
          <w:lang w:val="en-MY" w:eastAsia="zh-CN"/>
        </w:rPr>
        <w:t xml:space="preserve"> Difference Between Super Built Up Area And Carpet Area?</w:t>
      </w:r>
      <w:r w:rsidRPr="00FB6B2D">
        <w:rPr>
          <w:lang w:val="en-MY" w:eastAsia="zh-CN"/>
        </w:rPr>
        <w:t xml:space="preserve"> (n.d.). What Is the Difference Between Super Built up Area and Carpet Area? </w:t>
      </w:r>
      <w:hyperlink r:id="rId121" w:history="1">
        <w:r w:rsidRPr="00FB6B2D">
          <w:rPr>
            <w:rStyle w:val="Hyperlink"/>
            <w:lang w:val="en-MY" w:eastAsia="zh-CN"/>
          </w:rPr>
          <w:t>https://www.mypropertyboutique.com/blog/what-is-the-difference-between-super-built-up-area-and-carpet-area-</w:t>
        </w:r>
      </w:hyperlink>
    </w:p>
    <w:p w14:paraId="08D514D2" w14:textId="641E3C62" w:rsidR="00034C52" w:rsidRPr="009F4E0E" w:rsidRDefault="00850D9F" w:rsidP="009F4E0E">
      <w:pPr>
        <w:spacing w:before="100" w:beforeAutospacing="1" w:after="100" w:afterAutospacing="1" w:line="240" w:lineRule="auto"/>
        <w:jc w:val="left"/>
        <w:rPr>
          <w:lang w:val="en-MY" w:eastAsia="zh-CN"/>
        </w:rPr>
      </w:pPr>
      <w:r w:rsidRPr="00850D9F">
        <w:rPr>
          <w:lang w:val="en-MY" w:eastAsia="zh-CN"/>
        </w:rPr>
        <w:t xml:space="preserve">Ronald. (2021, May 30). Top 10 Populated Cities </w:t>
      </w:r>
      <w:proofErr w:type="gramStart"/>
      <w:r w:rsidRPr="00850D9F">
        <w:rPr>
          <w:lang w:val="en-MY" w:eastAsia="zh-CN"/>
        </w:rPr>
        <w:t>In</w:t>
      </w:r>
      <w:proofErr w:type="gramEnd"/>
      <w:r w:rsidRPr="00850D9F">
        <w:rPr>
          <w:lang w:val="en-MY" w:eastAsia="zh-CN"/>
        </w:rPr>
        <w:t xml:space="preserve"> India. India Internet Player Society (IIPS). https://iipsindia.org/top-10-populated-cities-in-india/</w:t>
      </w:r>
    </w:p>
    <w:sectPr w:rsidR="00034C52" w:rsidRPr="009F4E0E" w:rsidSect="009F4E0E">
      <w:pgSz w:w="17280" w:h="25920" w:code="27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B645E" w14:textId="77777777" w:rsidR="00284812" w:rsidRDefault="00284812" w:rsidP="00232B00">
      <w:pPr>
        <w:spacing w:after="0" w:line="240" w:lineRule="auto"/>
      </w:pPr>
      <w:r>
        <w:separator/>
      </w:r>
    </w:p>
  </w:endnote>
  <w:endnote w:type="continuationSeparator" w:id="0">
    <w:p w14:paraId="35B7084B" w14:textId="77777777" w:rsidR="00284812" w:rsidRDefault="00284812" w:rsidP="00232B00">
      <w:pPr>
        <w:spacing w:after="0" w:line="240" w:lineRule="auto"/>
      </w:pPr>
      <w:r>
        <w:continuationSeparator/>
      </w:r>
    </w:p>
  </w:endnote>
  <w:endnote w:type="continuationNotice" w:id="1">
    <w:p w14:paraId="4B0BA9D9" w14:textId="77777777" w:rsidR="00284812" w:rsidRDefault="002848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8576452"/>
      <w:docPartObj>
        <w:docPartGallery w:val="Page Numbers (Bottom of Page)"/>
        <w:docPartUnique/>
      </w:docPartObj>
    </w:sdtPr>
    <w:sdtEndPr>
      <w:rPr>
        <w:color w:val="7F7F7F" w:themeColor="background1" w:themeShade="7F"/>
        <w:spacing w:val="60"/>
      </w:rPr>
    </w:sdtEndPr>
    <w:sdtContent>
      <w:p w14:paraId="0DE6D8A8" w14:textId="1559163B" w:rsidR="0002322A" w:rsidRDefault="0002322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6C39E98" w14:textId="77777777" w:rsidR="002A1369" w:rsidRDefault="002A13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ADDEB" w14:textId="77777777" w:rsidR="00284812" w:rsidRDefault="00284812" w:rsidP="00232B00">
      <w:pPr>
        <w:spacing w:after="0" w:line="240" w:lineRule="auto"/>
      </w:pPr>
      <w:r>
        <w:separator/>
      </w:r>
    </w:p>
  </w:footnote>
  <w:footnote w:type="continuationSeparator" w:id="0">
    <w:p w14:paraId="3E3A91EC" w14:textId="77777777" w:rsidR="00284812" w:rsidRDefault="00284812" w:rsidP="00232B00">
      <w:pPr>
        <w:spacing w:after="0" w:line="240" w:lineRule="auto"/>
      </w:pPr>
      <w:r>
        <w:continuationSeparator/>
      </w:r>
    </w:p>
  </w:footnote>
  <w:footnote w:type="continuationNotice" w:id="1">
    <w:p w14:paraId="6AA05B2B" w14:textId="77777777" w:rsidR="00284812" w:rsidRDefault="0028481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1355B"/>
    <w:multiLevelType w:val="hybridMultilevel"/>
    <w:tmpl w:val="01880B88"/>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C721B91"/>
    <w:multiLevelType w:val="hybridMultilevel"/>
    <w:tmpl w:val="6A466970"/>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0CF30B65"/>
    <w:multiLevelType w:val="hybridMultilevel"/>
    <w:tmpl w:val="BDF6FC0C"/>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0F85093F"/>
    <w:multiLevelType w:val="hybridMultilevel"/>
    <w:tmpl w:val="A7D8B268"/>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12155DEC"/>
    <w:multiLevelType w:val="hybridMultilevel"/>
    <w:tmpl w:val="0FEEA1B0"/>
    <w:lvl w:ilvl="0" w:tplc="5D8C2844">
      <w:start w:val="6"/>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EB6225"/>
    <w:multiLevelType w:val="hybridMultilevel"/>
    <w:tmpl w:val="FA2E3D9E"/>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18231FE6"/>
    <w:multiLevelType w:val="hybridMultilevel"/>
    <w:tmpl w:val="028E6766"/>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1D0330D5"/>
    <w:multiLevelType w:val="hybridMultilevel"/>
    <w:tmpl w:val="34341F6E"/>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1E792C40"/>
    <w:multiLevelType w:val="hybridMultilevel"/>
    <w:tmpl w:val="84A4015C"/>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20D88CE5"/>
    <w:multiLevelType w:val="hybridMultilevel"/>
    <w:tmpl w:val="FFFFFFFF"/>
    <w:lvl w:ilvl="0" w:tplc="E24067F2">
      <w:start w:val="1"/>
      <w:numFmt w:val="decimal"/>
      <w:lvlText w:val="%1."/>
      <w:lvlJc w:val="left"/>
      <w:pPr>
        <w:ind w:left="720" w:hanging="360"/>
      </w:pPr>
    </w:lvl>
    <w:lvl w:ilvl="1" w:tplc="4DAE857E">
      <w:start w:val="1"/>
      <w:numFmt w:val="lowerLetter"/>
      <w:lvlText w:val="%2."/>
      <w:lvlJc w:val="left"/>
      <w:pPr>
        <w:ind w:left="1440" w:hanging="360"/>
      </w:pPr>
    </w:lvl>
    <w:lvl w:ilvl="2" w:tplc="B12A0A0A">
      <w:start w:val="1"/>
      <w:numFmt w:val="lowerRoman"/>
      <w:lvlText w:val="%3."/>
      <w:lvlJc w:val="right"/>
      <w:pPr>
        <w:ind w:left="2160" w:hanging="180"/>
      </w:pPr>
    </w:lvl>
    <w:lvl w:ilvl="3" w:tplc="755022F4">
      <w:start w:val="1"/>
      <w:numFmt w:val="decimal"/>
      <w:lvlText w:val="%4."/>
      <w:lvlJc w:val="left"/>
      <w:pPr>
        <w:ind w:left="2880" w:hanging="360"/>
      </w:pPr>
    </w:lvl>
    <w:lvl w:ilvl="4" w:tplc="6DA2493E">
      <w:start w:val="1"/>
      <w:numFmt w:val="lowerLetter"/>
      <w:lvlText w:val="%5."/>
      <w:lvlJc w:val="left"/>
      <w:pPr>
        <w:ind w:left="3600" w:hanging="360"/>
      </w:pPr>
    </w:lvl>
    <w:lvl w:ilvl="5" w:tplc="2928423C">
      <w:start w:val="1"/>
      <w:numFmt w:val="lowerRoman"/>
      <w:lvlText w:val="%6."/>
      <w:lvlJc w:val="right"/>
      <w:pPr>
        <w:ind w:left="4320" w:hanging="180"/>
      </w:pPr>
    </w:lvl>
    <w:lvl w:ilvl="6" w:tplc="70DAC99A">
      <w:start w:val="1"/>
      <w:numFmt w:val="decimal"/>
      <w:lvlText w:val="%7."/>
      <w:lvlJc w:val="left"/>
      <w:pPr>
        <w:ind w:left="5040" w:hanging="360"/>
      </w:pPr>
    </w:lvl>
    <w:lvl w:ilvl="7" w:tplc="B406F0E6">
      <w:start w:val="1"/>
      <w:numFmt w:val="lowerLetter"/>
      <w:lvlText w:val="%8."/>
      <w:lvlJc w:val="left"/>
      <w:pPr>
        <w:ind w:left="5760" w:hanging="360"/>
      </w:pPr>
    </w:lvl>
    <w:lvl w:ilvl="8" w:tplc="3146B130">
      <w:start w:val="1"/>
      <w:numFmt w:val="lowerRoman"/>
      <w:lvlText w:val="%9."/>
      <w:lvlJc w:val="right"/>
      <w:pPr>
        <w:ind w:left="6480" w:hanging="180"/>
      </w:pPr>
    </w:lvl>
  </w:abstractNum>
  <w:abstractNum w:abstractNumId="10" w15:restartNumberingAfterBreak="0">
    <w:nsid w:val="235C2C1B"/>
    <w:multiLevelType w:val="hybridMultilevel"/>
    <w:tmpl w:val="7EF63610"/>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289F2015"/>
    <w:multiLevelType w:val="hybridMultilevel"/>
    <w:tmpl w:val="1F9CEB30"/>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3093409E"/>
    <w:multiLevelType w:val="hybridMultilevel"/>
    <w:tmpl w:val="1C2080E2"/>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33811551"/>
    <w:multiLevelType w:val="hybridMultilevel"/>
    <w:tmpl w:val="F8B4CC5C"/>
    <w:lvl w:ilvl="0" w:tplc="5D8C2844">
      <w:start w:val="6"/>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206A4F"/>
    <w:multiLevelType w:val="hybridMultilevel"/>
    <w:tmpl w:val="4B1835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63256BF"/>
    <w:multiLevelType w:val="hybridMultilevel"/>
    <w:tmpl w:val="2924A5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A7D10E6"/>
    <w:multiLevelType w:val="hybridMultilevel"/>
    <w:tmpl w:val="E0801BFC"/>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44C61211"/>
    <w:multiLevelType w:val="hybridMultilevel"/>
    <w:tmpl w:val="821A9A18"/>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450771C7"/>
    <w:multiLevelType w:val="hybridMultilevel"/>
    <w:tmpl w:val="0FACB7AA"/>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45C854AE"/>
    <w:multiLevelType w:val="hybridMultilevel"/>
    <w:tmpl w:val="CB5C3958"/>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15:restartNumberingAfterBreak="0">
    <w:nsid w:val="47333B80"/>
    <w:multiLevelType w:val="hybridMultilevel"/>
    <w:tmpl w:val="A914DC96"/>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4E40318A"/>
    <w:multiLevelType w:val="hybridMultilevel"/>
    <w:tmpl w:val="916ED2A6"/>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2" w15:restartNumberingAfterBreak="0">
    <w:nsid w:val="50BF70B3"/>
    <w:multiLevelType w:val="hybridMultilevel"/>
    <w:tmpl w:val="A97EFBC4"/>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3" w15:restartNumberingAfterBreak="0">
    <w:nsid w:val="52037B16"/>
    <w:multiLevelType w:val="hybridMultilevel"/>
    <w:tmpl w:val="070E0C82"/>
    <w:lvl w:ilvl="0" w:tplc="B6A6AD20">
      <w:start w:val="1"/>
      <w:numFmt w:val="lowerLetter"/>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4353D8B"/>
    <w:multiLevelType w:val="hybridMultilevel"/>
    <w:tmpl w:val="7076DCBC"/>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5" w15:restartNumberingAfterBreak="0">
    <w:nsid w:val="5A2E5EC7"/>
    <w:multiLevelType w:val="hybridMultilevel"/>
    <w:tmpl w:val="CF9AD0A6"/>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6" w15:restartNumberingAfterBreak="0">
    <w:nsid w:val="5E5D6B6B"/>
    <w:multiLevelType w:val="hybridMultilevel"/>
    <w:tmpl w:val="58704D54"/>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7" w15:restartNumberingAfterBreak="0">
    <w:nsid w:val="65D4424D"/>
    <w:multiLevelType w:val="hybridMultilevel"/>
    <w:tmpl w:val="6D4A1468"/>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8" w15:restartNumberingAfterBreak="0">
    <w:nsid w:val="66545EBF"/>
    <w:multiLevelType w:val="hybridMultilevel"/>
    <w:tmpl w:val="29FC0CF6"/>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9" w15:restartNumberingAfterBreak="0">
    <w:nsid w:val="6FF73249"/>
    <w:multiLevelType w:val="hybridMultilevel"/>
    <w:tmpl w:val="8B22430A"/>
    <w:lvl w:ilvl="0" w:tplc="7C02D4B6">
      <w:start w:val="1"/>
      <w:numFmt w:val="bullet"/>
      <w:pStyle w:val="Body1Bullet"/>
      <w:lvlText w:val=""/>
      <w:lvlJc w:val="left"/>
      <w:pPr>
        <w:tabs>
          <w:tab w:val="num" w:pos="567"/>
        </w:tabs>
        <w:ind w:left="567"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9172E25"/>
    <w:multiLevelType w:val="hybridMultilevel"/>
    <w:tmpl w:val="3D9299F6"/>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1489974529">
    <w:abstractNumId w:val="14"/>
  </w:num>
  <w:num w:numId="2" w16cid:durableId="1442191266">
    <w:abstractNumId w:val="15"/>
  </w:num>
  <w:num w:numId="3" w16cid:durableId="2104258176">
    <w:abstractNumId w:val="4"/>
  </w:num>
  <w:num w:numId="4" w16cid:durableId="53160870">
    <w:abstractNumId w:val="9"/>
  </w:num>
  <w:num w:numId="5" w16cid:durableId="1861043297">
    <w:abstractNumId w:val="13"/>
  </w:num>
  <w:num w:numId="6" w16cid:durableId="1258565125">
    <w:abstractNumId w:val="25"/>
  </w:num>
  <w:num w:numId="7" w16cid:durableId="1215235847">
    <w:abstractNumId w:val="8"/>
  </w:num>
  <w:num w:numId="8" w16cid:durableId="1285384435">
    <w:abstractNumId w:val="0"/>
  </w:num>
  <w:num w:numId="9" w16cid:durableId="795025984">
    <w:abstractNumId w:val="10"/>
  </w:num>
  <w:num w:numId="10" w16cid:durableId="1019357354">
    <w:abstractNumId w:val="19"/>
  </w:num>
  <w:num w:numId="11" w16cid:durableId="1220283923">
    <w:abstractNumId w:val="27"/>
  </w:num>
  <w:num w:numId="12" w16cid:durableId="674115826">
    <w:abstractNumId w:val="20"/>
  </w:num>
  <w:num w:numId="13" w16cid:durableId="1371884458">
    <w:abstractNumId w:val="18"/>
  </w:num>
  <w:num w:numId="14" w16cid:durableId="2064595162">
    <w:abstractNumId w:val="21"/>
  </w:num>
  <w:num w:numId="15" w16cid:durableId="1399596116">
    <w:abstractNumId w:val="28"/>
  </w:num>
  <w:num w:numId="16" w16cid:durableId="1927491230">
    <w:abstractNumId w:val="22"/>
  </w:num>
  <w:num w:numId="17" w16cid:durableId="1807232566">
    <w:abstractNumId w:val="7"/>
  </w:num>
  <w:num w:numId="18" w16cid:durableId="445931612">
    <w:abstractNumId w:val="26"/>
  </w:num>
  <w:num w:numId="19" w16cid:durableId="2037777524">
    <w:abstractNumId w:val="11"/>
  </w:num>
  <w:num w:numId="20" w16cid:durableId="1714619354">
    <w:abstractNumId w:val="24"/>
  </w:num>
  <w:num w:numId="21" w16cid:durableId="2113356475">
    <w:abstractNumId w:val="5"/>
  </w:num>
  <w:num w:numId="22" w16cid:durableId="1838884713">
    <w:abstractNumId w:val="1"/>
  </w:num>
  <w:num w:numId="23" w16cid:durableId="875774797">
    <w:abstractNumId w:val="2"/>
  </w:num>
  <w:num w:numId="24" w16cid:durableId="718091566">
    <w:abstractNumId w:val="3"/>
  </w:num>
  <w:num w:numId="25" w16cid:durableId="975331021">
    <w:abstractNumId w:val="30"/>
  </w:num>
  <w:num w:numId="26" w16cid:durableId="571164762">
    <w:abstractNumId w:val="12"/>
  </w:num>
  <w:num w:numId="27" w16cid:durableId="1714035770">
    <w:abstractNumId w:val="6"/>
  </w:num>
  <w:num w:numId="28" w16cid:durableId="207573131">
    <w:abstractNumId w:val="16"/>
  </w:num>
  <w:num w:numId="29" w16cid:durableId="521280443">
    <w:abstractNumId w:val="29"/>
  </w:num>
  <w:num w:numId="30" w16cid:durableId="254291952">
    <w:abstractNumId w:val="23"/>
  </w:num>
  <w:num w:numId="31" w16cid:durableId="1890648572">
    <w:abstractNumId w:val="1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89C"/>
    <w:rsid w:val="00000106"/>
    <w:rsid w:val="000009C7"/>
    <w:rsid w:val="000011D9"/>
    <w:rsid w:val="000013FC"/>
    <w:rsid w:val="00001784"/>
    <w:rsid w:val="00001AC7"/>
    <w:rsid w:val="00001DE6"/>
    <w:rsid w:val="00001FA4"/>
    <w:rsid w:val="00002523"/>
    <w:rsid w:val="00002633"/>
    <w:rsid w:val="00002666"/>
    <w:rsid w:val="00003A6D"/>
    <w:rsid w:val="00003CC1"/>
    <w:rsid w:val="00004011"/>
    <w:rsid w:val="0000409C"/>
    <w:rsid w:val="0000426C"/>
    <w:rsid w:val="00004392"/>
    <w:rsid w:val="0000460E"/>
    <w:rsid w:val="00004C03"/>
    <w:rsid w:val="00005D16"/>
    <w:rsid w:val="00005D98"/>
    <w:rsid w:val="00006011"/>
    <w:rsid w:val="00006194"/>
    <w:rsid w:val="0000657B"/>
    <w:rsid w:val="00006FF8"/>
    <w:rsid w:val="000071BF"/>
    <w:rsid w:val="0000736D"/>
    <w:rsid w:val="00007861"/>
    <w:rsid w:val="00007A68"/>
    <w:rsid w:val="00010814"/>
    <w:rsid w:val="0001088F"/>
    <w:rsid w:val="00010DF3"/>
    <w:rsid w:val="000114C5"/>
    <w:rsid w:val="000126B6"/>
    <w:rsid w:val="00012740"/>
    <w:rsid w:val="00012B2D"/>
    <w:rsid w:val="00013334"/>
    <w:rsid w:val="000135DB"/>
    <w:rsid w:val="000149BF"/>
    <w:rsid w:val="000152B0"/>
    <w:rsid w:val="000153F1"/>
    <w:rsid w:val="000158D0"/>
    <w:rsid w:val="00016656"/>
    <w:rsid w:val="00016B45"/>
    <w:rsid w:val="00017159"/>
    <w:rsid w:val="00017FB5"/>
    <w:rsid w:val="00017FD4"/>
    <w:rsid w:val="0002017A"/>
    <w:rsid w:val="00020276"/>
    <w:rsid w:val="000207D1"/>
    <w:rsid w:val="000209F3"/>
    <w:rsid w:val="00020D89"/>
    <w:rsid w:val="0002102E"/>
    <w:rsid w:val="000210F9"/>
    <w:rsid w:val="000214DD"/>
    <w:rsid w:val="000215F3"/>
    <w:rsid w:val="00022463"/>
    <w:rsid w:val="000229BA"/>
    <w:rsid w:val="00022A7F"/>
    <w:rsid w:val="00022D3A"/>
    <w:rsid w:val="0002322A"/>
    <w:rsid w:val="00023705"/>
    <w:rsid w:val="00023974"/>
    <w:rsid w:val="0002405E"/>
    <w:rsid w:val="000240DD"/>
    <w:rsid w:val="00024983"/>
    <w:rsid w:val="00024BA7"/>
    <w:rsid w:val="00024BDB"/>
    <w:rsid w:val="000251F9"/>
    <w:rsid w:val="00025404"/>
    <w:rsid w:val="000258C6"/>
    <w:rsid w:val="00026620"/>
    <w:rsid w:val="00030105"/>
    <w:rsid w:val="0003075F"/>
    <w:rsid w:val="00030AB0"/>
    <w:rsid w:val="00030DA5"/>
    <w:rsid w:val="00030F07"/>
    <w:rsid w:val="000315A8"/>
    <w:rsid w:val="0003182D"/>
    <w:rsid w:val="000318E0"/>
    <w:rsid w:val="00032EEB"/>
    <w:rsid w:val="0003337B"/>
    <w:rsid w:val="000339C2"/>
    <w:rsid w:val="00034C52"/>
    <w:rsid w:val="00034DD1"/>
    <w:rsid w:val="0003575F"/>
    <w:rsid w:val="000359EB"/>
    <w:rsid w:val="00036157"/>
    <w:rsid w:val="000369C6"/>
    <w:rsid w:val="00036AC7"/>
    <w:rsid w:val="00037009"/>
    <w:rsid w:val="000372F4"/>
    <w:rsid w:val="000407C4"/>
    <w:rsid w:val="0004089D"/>
    <w:rsid w:val="000409AF"/>
    <w:rsid w:val="00040B7F"/>
    <w:rsid w:val="00041AE9"/>
    <w:rsid w:val="00042083"/>
    <w:rsid w:val="00042282"/>
    <w:rsid w:val="00042283"/>
    <w:rsid w:val="000423D3"/>
    <w:rsid w:val="000429E0"/>
    <w:rsid w:val="00042A56"/>
    <w:rsid w:val="0004314D"/>
    <w:rsid w:val="000431DB"/>
    <w:rsid w:val="00044493"/>
    <w:rsid w:val="00044D68"/>
    <w:rsid w:val="00044F85"/>
    <w:rsid w:val="00045775"/>
    <w:rsid w:val="00045EDA"/>
    <w:rsid w:val="00046A37"/>
    <w:rsid w:val="00047264"/>
    <w:rsid w:val="000506D0"/>
    <w:rsid w:val="00050763"/>
    <w:rsid w:val="00051599"/>
    <w:rsid w:val="00051A2A"/>
    <w:rsid w:val="00051A62"/>
    <w:rsid w:val="00052456"/>
    <w:rsid w:val="00052DD3"/>
    <w:rsid w:val="00053F47"/>
    <w:rsid w:val="00055285"/>
    <w:rsid w:val="00055F78"/>
    <w:rsid w:val="0005780B"/>
    <w:rsid w:val="000606F3"/>
    <w:rsid w:val="00061155"/>
    <w:rsid w:val="00061303"/>
    <w:rsid w:val="0006173B"/>
    <w:rsid w:val="0006198B"/>
    <w:rsid w:val="00062397"/>
    <w:rsid w:val="0006282D"/>
    <w:rsid w:val="000629E0"/>
    <w:rsid w:val="00062ADC"/>
    <w:rsid w:val="00062C8F"/>
    <w:rsid w:val="000634E6"/>
    <w:rsid w:val="0006401D"/>
    <w:rsid w:val="00064B74"/>
    <w:rsid w:val="00064D40"/>
    <w:rsid w:val="00064EC4"/>
    <w:rsid w:val="00065E27"/>
    <w:rsid w:val="00065FB2"/>
    <w:rsid w:val="000674D1"/>
    <w:rsid w:val="00067F38"/>
    <w:rsid w:val="00067F44"/>
    <w:rsid w:val="000709AC"/>
    <w:rsid w:val="00070AC5"/>
    <w:rsid w:val="00070FF5"/>
    <w:rsid w:val="00071619"/>
    <w:rsid w:val="00072558"/>
    <w:rsid w:val="00072579"/>
    <w:rsid w:val="00072816"/>
    <w:rsid w:val="00072A8D"/>
    <w:rsid w:val="00072B89"/>
    <w:rsid w:val="00073211"/>
    <w:rsid w:val="000733F1"/>
    <w:rsid w:val="000734BE"/>
    <w:rsid w:val="00073595"/>
    <w:rsid w:val="00073AB4"/>
    <w:rsid w:val="00074438"/>
    <w:rsid w:val="000745A5"/>
    <w:rsid w:val="00075099"/>
    <w:rsid w:val="000752A1"/>
    <w:rsid w:val="00075878"/>
    <w:rsid w:val="00076718"/>
    <w:rsid w:val="000771B4"/>
    <w:rsid w:val="000773D4"/>
    <w:rsid w:val="00077425"/>
    <w:rsid w:val="00077690"/>
    <w:rsid w:val="000777AF"/>
    <w:rsid w:val="0008023F"/>
    <w:rsid w:val="00080463"/>
    <w:rsid w:val="0008061F"/>
    <w:rsid w:val="000806BD"/>
    <w:rsid w:val="00080F15"/>
    <w:rsid w:val="0008129B"/>
    <w:rsid w:val="000813EE"/>
    <w:rsid w:val="00081C90"/>
    <w:rsid w:val="00081D11"/>
    <w:rsid w:val="00082476"/>
    <w:rsid w:val="00082F9A"/>
    <w:rsid w:val="000832A1"/>
    <w:rsid w:val="00083321"/>
    <w:rsid w:val="0008332B"/>
    <w:rsid w:val="00083445"/>
    <w:rsid w:val="000840E9"/>
    <w:rsid w:val="000845B1"/>
    <w:rsid w:val="00084665"/>
    <w:rsid w:val="000849CA"/>
    <w:rsid w:val="00084B8E"/>
    <w:rsid w:val="00084BC6"/>
    <w:rsid w:val="0008542D"/>
    <w:rsid w:val="000860F1"/>
    <w:rsid w:val="00086601"/>
    <w:rsid w:val="000866B7"/>
    <w:rsid w:val="00086DD8"/>
    <w:rsid w:val="00087700"/>
    <w:rsid w:val="0008786D"/>
    <w:rsid w:val="00087ED6"/>
    <w:rsid w:val="0009096F"/>
    <w:rsid w:val="0009098D"/>
    <w:rsid w:val="00090E76"/>
    <w:rsid w:val="000917F3"/>
    <w:rsid w:val="00091898"/>
    <w:rsid w:val="000927DD"/>
    <w:rsid w:val="000928BB"/>
    <w:rsid w:val="000929B2"/>
    <w:rsid w:val="000930BE"/>
    <w:rsid w:val="00093543"/>
    <w:rsid w:val="000937A2"/>
    <w:rsid w:val="00093BCB"/>
    <w:rsid w:val="0009446B"/>
    <w:rsid w:val="000947A6"/>
    <w:rsid w:val="00094824"/>
    <w:rsid w:val="00094CD3"/>
    <w:rsid w:val="00095A77"/>
    <w:rsid w:val="00095F8D"/>
    <w:rsid w:val="0009638E"/>
    <w:rsid w:val="0009673C"/>
    <w:rsid w:val="000A033C"/>
    <w:rsid w:val="000A0A1A"/>
    <w:rsid w:val="000A0D8F"/>
    <w:rsid w:val="000A0FD0"/>
    <w:rsid w:val="000A0FFB"/>
    <w:rsid w:val="000A1679"/>
    <w:rsid w:val="000A2206"/>
    <w:rsid w:val="000A23E7"/>
    <w:rsid w:val="000A25FA"/>
    <w:rsid w:val="000A27CB"/>
    <w:rsid w:val="000A2ECF"/>
    <w:rsid w:val="000A2EFE"/>
    <w:rsid w:val="000A359D"/>
    <w:rsid w:val="000A39AB"/>
    <w:rsid w:val="000A3BDC"/>
    <w:rsid w:val="000A4522"/>
    <w:rsid w:val="000A4EBF"/>
    <w:rsid w:val="000A50AB"/>
    <w:rsid w:val="000A524E"/>
    <w:rsid w:val="000A5902"/>
    <w:rsid w:val="000A5E31"/>
    <w:rsid w:val="000A64A3"/>
    <w:rsid w:val="000A6C1E"/>
    <w:rsid w:val="000A6CA6"/>
    <w:rsid w:val="000A6D02"/>
    <w:rsid w:val="000A71BC"/>
    <w:rsid w:val="000B072D"/>
    <w:rsid w:val="000B0D9F"/>
    <w:rsid w:val="000B165E"/>
    <w:rsid w:val="000B1F8B"/>
    <w:rsid w:val="000B2CDB"/>
    <w:rsid w:val="000B316C"/>
    <w:rsid w:val="000B3810"/>
    <w:rsid w:val="000B4527"/>
    <w:rsid w:val="000B47F5"/>
    <w:rsid w:val="000B5022"/>
    <w:rsid w:val="000B5AF5"/>
    <w:rsid w:val="000B6152"/>
    <w:rsid w:val="000B6321"/>
    <w:rsid w:val="000B6DB0"/>
    <w:rsid w:val="000B72C5"/>
    <w:rsid w:val="000B7366"/>
    <w:rsid w:val="000B7A36"/>
    <w:rsid w:val="000B7BA2"/>
    <w:rsid w:val="000B7C64"/>
    <w:rsid w:val="000C0576"/>
    <w:rsid w:val="000C08D2"/>
    <w:rsid w:val="000C0C7B"/>
    <w:rsid w:val="000C1533"/>
    <w:rsid w:val="000C195C"/>
    <w:rsid w:val="000C1B44"/>
    <w:rsid w:val="000C1E42"/>
    <w:rsid w:val="000C202D"/>
    <w:rsid w:val="000C2A46"/>
    <w:rsid w:val="000C2F68"/>
    <w:rsid w:val="000C3030"/>
    <w:rsid w:val="000C36BA"/>
    <w:rsid w:val="000C3821"/>
    <w:rsid w:val="000C3DE6"/>
    <w:rsid w:val="000C4F0B"/>
    <w:rsid w:val="000C4FE1"/>
    <w:rsid w:val="000C512D"/>
    <w:rsid w:val="000C54C2"/>
    <w:rsid w:val="000C59EE"/>
    <w:rsid w:val="000C5E3B"/>
    <w:rsid w:val="000C613C"/>
    <w:rsid w:val="000C61C0"/>
    <w:rsid w:val="000C6977"/>
    <w:rsid w:val="000C7907"/>
    <w:rsid w:val="000D078F"/>
    <w:rsid w:val="000D0E9B"/>
    <w:rsid w:val="000D105E"/>
    <w:rsid w:val="000D12CE"/>
    <w:rsid w:val="000D1774"/>
    <w:rsid w:val="000D1D52"/>
    <w:rsid w:val="000D1DA1"/>
    <w:rsid w:val="000D219F"/>
    <w:rsid w:val="000D289F"/>
    <w:rsid w:val="000D398E"/>
    <w:rsid w:val="000D4337"/>
    <w:rsid w:val="000D6AF6"/>
    <w:rsid w:val="000D6BA1"/>
    <w:rsid w:val="000D6CA9"/>
    <w:rsid w:val="000D7B15"/>
    <w:rsid w:val="000D7BFB"/>
    <w:rsid w:val="000D7F89"/>
    <w:rsid w:val="000E0C3F"/>
    <w:rsid w:val="000E1303"/>
    <w:rsid w:val="000E1431"/>
    <w:rsid w:val="000E1578"/>
    <w:rsid w:val="000E2A3D"/>
    <w:rsid w:val="000E3410"/>
    <w:rsid w:val="000E414E"/>
    <w:rsid w:val="000E46A8"/>
    <w:rsid w:val="000E4F82"/>
    <w:rsid w:val="000E572B"/>
    <w:rsid w:val="000E5FCC"/>
    <w:rsid w:val="000E7698"/>
    <w:rsid w:val="000E7873"/>
    <w:rsid w:val="000E7ADC"/>
    <w:rsid w:val="000E7C94"/>
    <w:rsid w:val="000E7CEF"/>
    <w:rsid w:val="000F0B98"/>
    <w:rsid w:val="000F0CFC"/>
    <w:rsid w:val="000F0E9A"/>
    <w:rsid w:val="000F14E9"/>
    <w:rsid w:val="000F1F86"/>
    <w:rsid w:val="000F20C8"/>
    <w:rsid w:val="000F3334"/>
    <w:rsid w:val="000F33BB"/>
    <w:rsid w:val="000F3D4A"/>
    <w:rsid w:val="000F3F90"/>
    <w:rsid w:val="000F430E"/>
    <w:rsid w:val="000F497D"/>
    <w:rsid w:val="000F6325"/>
    <w:rsid w:val="000F6E8A"/>
    <w:rsid w:val="000F7255"/>
    <w:rsid w:val="000F75F8"/>
    <w:rsid w:val="000F7E89"/>
    <w:rsid w:val="00100CAE"/>
    <w:rsid w:val="00101129"/>
    <w:rsid w:val="001011E3"/>
    <w:rsid w:val="00101DCC"/>
    <w:rsid w:val="00102907"/>
    <w:rsid w:val="001038A9"/>
    <w:rsid w:val="00103B1A"/>
    <w:rsid w:val="00103B33"/>
    <w:rsid w:val="00103BA0"/>
    <w:rsid w:val="00103D7E"/>
    <w:rsid w:val="00105290"/>
    <w:rsid w:val="001054A4"/>
    <w:rsid w:val="001056F4"/>
    <w:rsid w:val="00105C13"/>
    <w:rsid w:val="00105DB2"/>
    <w:rsid w:val="00106F4A"/>
    <w:rsid w:val="00107461"/>
    <w:rsid w:val="0010787B"/>
    <w:rsid w:val="00107B18"/>
    <w:rsid w:val="0011063F"/>
    <w:rsid w:val="00110DBD"/>
    <w:rsid w:val="00110F4C"/>
    <w:rsid w:val="0011101A"/>
    <w:rsid w:val="00111B70"/>
    <w:rsid w:val="00111BF2"/>
    <w:rsid w:val="00111CB7"/>
    <w:rsid w:val="00111E4D"/>
    <w:rsid w:val="00111F90"/>
    <w:rsid w:val="001120AE"/>
    <w:rsid w:val="001126C9"/>
    <w:rsid w:val="00112DB7"/>
    <w:rsid w:val="00113439"/>
    <w:rsid w:val="00113EE1"/>
    <w:rsid w:val="00113F64"/>
    <w:rsid w:val="00114FAC"/>
    <w:rsid w:val="00115081"/>
    <w:rsid w:val="00115362"/>
    <w:rsid w:val="00116274"/>
    <w:rsid w:val="00116D33"/>
    <w:rsid w:val="00117127"/>
    <w:rsid w:val="001172B4"/>
    <w:rsid w:val="0011731A"/>
    <w:rsid w:val="001175F9"/>
    <w:rsid w:val="00117A07"/>
    <w:rsid w:val="00117D47"/>
    <w:rsid w:val="00120024"/>
    <w:rsid w:val="0012065F"/>
    <w:rsid w:val="00121115"/>
    <w:rsid w:val="00121120"/>
    <w:rsid w:val="0012161A"/>
    <w:rsid w:val="00121DCE"/>
    <w:rsid w:val="00121DDC"/>
    <w:rsid w:val="00122152"/>
    <w:rsid w:val="0012262F"/>
    <w:rsid w:val="0012265F"/>
    <w:rsid w:val="00122695"/>
    <w:rsid w:val="0012284D"/>
    <w:rsid w:val="00122A51"/>
    <w:rsid w:val="00123065"/>
    <w:rsid w:val="001231B1"/>
    <w:rsid w:val="0012334F"/>
    <w:rsid w:val="0012339D"/>
    <w:rsid w:val="00123AEC"/>
    <w:rsid w:val="0012411D"/>
    <w:rsid w:val="00124141"/>
    <w:rsid w:val="0012484D"/>
    <w:rsid w:val="00124AB6"/>
    <w:rsid w:val="00124B4F"/>
    <w:rsid w:val="00125434"/>
    <w:rsid w:val="00125D1C"/>
    <w:rsid w:val="00125E4E"/>
    <w:rsid w:val="0012619E"/>
    <w:rsid w:val="00126422"/>
    <w:rsid w:val="00126BA0"/>
    <w:rsid w:val="00126D2E"/>
    <w:rsid w:val="00126F13"/>
    <w:rsid w:val="00127293"/>
    <w:rsid w:val="00127A8B"/>
    <w:rsid w:val="0013039B"/>
    <w:rsid w:val="001305C0"/>
    <w:rsid w:val="00130E8A"/>
    <w:rsid w:val="00131420"/>
    <w:rsid w:val="00131D56"/>
    <w:rsid w:val="0013207B"/>
    <w:rsid w:val="00132A69"/>
    <w:rsid w:val="001334BB"/>
    <w:rsid w:val="00133691"/>
    <w:rsid w:val="00133A26"/>
    <w:rsid w:val="0013410C"/>
    <w:rsid w:val="001342EA"/>
    <w:rsid w:val="001343E7"/>
    <w:rsid w:val="00134802"/>
    <w:rsid w:val="00134A77"/>
    <w:rsid w:val="00134B36"/>
    <w:rsid w:val="00134CF5"/>
    <w:rsid w:val="00135C41"/>
    <w:rsid w:val="00135E1E"/>
    <w:rsid w:val="00136F35"/>
    <w:rsid w:val="00137A41"/>
    <w:rsid w:val="00137BFD"/>
    <w:rsid w:val="00137DE5"/>
    <w:rsid w:val="0014064D"/>
    <w:rsid w:val="00140B2E"/>
    <w:rsid w:val="00141194"/>
    <w:rsid w:val="00141957"/>
    <w:rsid w:val="0014216F"/>
    <w:rsid w:val="00142911"/>
    <w:rsid w:val="00142B50"/>
    <w:rsid w:val="00143AC2"/>
    <w:rsid w:val="00143E3F"/>
    <w:rsid w:val="00145CB0"/>
    <w:rsid w:val="0014629E"/>
    <w:rsid w:val="00146556"/>
    <w:rsid w:val="00146BD2"/>
    <w:rsid w:val="00146FFE"/>
    <w:rsid w:val="00147A71"/>
    <w:rsid w:val="00147FF1"/>
    <w:rsid w:val="0015007A"/>
    <w:rsid w:val="00150B08"/>
    <w:rsid w:val="001513DE"/>
    <w:rsid w:val="00151501"/>
    <w:rsid w:val="00151C6D"/>
    <w:rsid w:val="00151EDD"/>
    <w:rsid w:val="00152FA5"/>
    <w:rsid w:val="001533B6"/>
    <w:rsid w:val="00153526"/>
    <w:rsid w:val="001535F3"/>
    <w:rsid w:val="0015452A"/>
    <w:rsid w:val="00154916"/>
    <w:rsid w:val="00155DC5"/>
    <w:rsid w:val="00156589"/>
    <w:rsid w:val="00156BF7"/>
    <w:rsid w:val="00157171"/>
    <w:rsid w:val="00157184"/>
    <w:rsid w:val="0015721F"/>
    <w:rsid w:val="001576ED"/>
    <w:rsid w:val="00160C5B"/>
    <w:rsid w:val="00160FA8"/>
    <w:rsid w:val="001612E9"/>
    <w:rsid w:val="001614D2"/>
    <w:rsid w:val="00161796"/>
    <w:rsid w:val="001618FC"/>
    <w:rsid w:val="001621D8"/>
    <w:rsid w:val="00162A1D"/>
    <w:rsid w:val="00163052"/>
    <w:rsid w:val="0016328C"/>
    <w:rsid w:val="001632B6"/>
    <w:rsid w:val="0016340E"/>
    <w:rsid w:val="0016358B"/>
    <w:rsid w:val="0016492B"/>
    <w:rsid w:val="00164F76"/>
    <w:rsid w:val="001653AA"/>
    <w:rsid w:val="0016542C"/>
    <w:rsid w:val="00165976"/>
    <w:rsid w:val="001659AE"/>
    <w:rsid w:val="00165FF0"/>
    <w:rsid w:val="00166081"/>
    <w:rsid w:val="001678D6"/>
    <w:rsid w:val="00167B42"/>
    <w:rsid w:val="00167F8B"/>
    <w:rsid w:val="00170B47"/>
    <w:rsid w:val="00171B99"/>
    <w:rsid w:val="00172F5F"/>
    <w:rsid w:val="00173899"/>
    <w:rsid w:val="00174438"/>
    <w:rsid w:val="0017447C"/>
    <w:rsid w:val="00174BCE"/>
    <w:rsid w:val="00174CF3"/>
    <w:rsid w:val="0017564A"/>
    <w:rsid w:val="001757F2"/>
    <w:rsid w:val="00176BC2"/>
    <w:rsid w:val="001770CC"/>
    <w:rsid w:val="0017757B"/>
    <w:rsid w:val="001776EB"/>
    <w:rsid w:val="00177DDD"/>
    <w:rsid w:val="00180801"/>
    <w:rsid w:val="00180847"/>
    <w:rsid w:val="001812E9"/>
    <w:rsid w:val="00181845"/>
    <w:rsid w:val="0018193C"/>
    <w:rsid w:val="00181D81"/>
    <w:rsid w:val="001826B8"/>
    <w:rsid w:val="001832BE"/>
    <w:rsid w:val="00183B06"/>
    <w:rsid w:val="00183C5A"/>
    <w:rsid w:val="00183FA6"/>
    <w:rsid w:val="00184067"/>
    <w:rsid w:val="001848F0"/>
    <w:rsid w:val="0018519E"/>
    <w:rsid w:val="00185432"/>
    <w:rsid w:val="00185649"/>
    <w:rsid w:val="001858F5"/>
    <w:rsid w:val="00185B36"/>
    <w:rsid w:val="00185CD9"/>
    <w:rsid w:val="00185DB1"/>
    <w:rsid w:val="0018669A"/>
    <w:rsid w:val="0018689D"/>
    <w:rsid w:val="00186BE4"/>
    <w:rsid w:val="00186C64"/>
    <w:rsid w:val="001871B8"/>
    <w:rsid w:val="0019011B"/>
    <w:rsid w:val="001905D9"/>
    <w:rsid w:val="001906FE"/>
    <w:rsid w:val="0019103E"/>
    <w:rsid w:val="00191407"/>
    <w:rsid w:val="001915C6"/>
    <w:rsid w:val="00191E10"/>
    <w:rsid w:val="001930DF"/>
    <w:rsid w:val="00193295"/>
    <w:rsid w:val="001939C2"/>
    <w:rsid w:val="00193D96"/>
    <w:rsid w:val="001945CC"/>
    <w:rsid w:val="001954DA"/>
    <w:rsid w:val="0019572F"/>
    <w:rsid w:val="001959A4"/>
    <w:rsid w:val="00197181"/>
    <w:rsid w:val="00197971"/>
    <w:rsid w:val="00197F71"/>
    <w:rsid w:val="001A07D3"/>
    <w:rsid w:val="001A0A23"/>
    <w:rsid w:val="001A1BE6"/>
    <w:rsid w:val="001A2028"/>
    <w:rsid w:val="001A289E"/>
    <w:rsid w:val="001A3853"/>
    <w:rsid w:val="001A3AC5"/>
    <w:rsid w:val="001A401C"/>
    <w:rsid w:val="001A48C7"/>
    <w:rsid w:val="001A4DCB"/>
    <w:rsid w:val="001A4DEF"/>
    <w:rsid w:val="001A4F74"/>
    <w:rsid w:val="001A59D3"/>
    <w:rsid w:val="001A5CED"/>
    <w:rsid w:val="001A7135"/>
    <w:rsid w:val="001A761D"/>
    <w:rsid w:val="001A76D7"/>
    <w:rsid w:val="001B1376"/>
    <w:rsid w:val="001B1540"/>
    <w:rsid w:val="001B190A"/>
    <w:rsid w:val="001B2447"/>
    <w:rsid w:val="001B2592"/>
    <w:rsid w:val="001B305C"/>
    <w:rsid w:val="001B3728"/>
    <w:rsid w:val="001B4197"/>
    <w:rsid w:val="001B4F20"/>
    <w:rsid w:val="001B500C"/>
    <w:rsid w:val="001B5279"/>
    <w:rsid w:val="001B5B07"/>
    <w:rsid w:val="001B5B54"/>
    <w:rsid w:val="001B5C3A"/>
    <w:rsid w:val="001B5DFC"/>
    <w:rsid w:val="001B6BB8"/>
    <w:rsid w:val="001B6EFC"/>
    <w:rsid w:val="001B7117"/>
    <w:rsid w:val="001B769E"/>
    <w:rsid w:val="001B775D"/>
    <w:rsid w:val="001B78E6"/>
    <w:rsid w:val="001B7ACC"/>
    <w:rsid w:val="001C1564"/>
    <w:rsid w:val="001C2281"/>
    <w:rsid w:val="001C2A52"/>
    <w:rsid w:val="001C2B60"/>
    <w:rsid w:val="001C2B8E"/>
    <w:rsid w:val="001C2EB4"/>
    <w:rsid w:val="001C33ED"/>
    <w:rsid w:val="001C3C37"/>
    <w:rsid w:val="001C48AB"/>
    <w:rsid w:val="001C4C30"/>
    <w:rsid w:val="001C5E44"/>
    <w:rsid w:val="001C5E87"/>
    <w:rsid w:val="001C5F42"/>
    <w:rsid w:val="001C6428"/>
    <w:rsid w:val="001C70F8"/>
    <w:rsid w:val="001C77D7"/>
    <w:rsid w:val="001D0A16"/>
    <w:rsid w:val="001D10F9"/>
    <w:rsid w:val="001D11BB"/>
    <w:rsid w:val="001D21ED"/>
    <w:rsid w:val="001D2350"/>
    <w:rsid w:val="001D2CF7"/>
    <w:rsid w:val="001D2E35"/>
    <w:rsid w:val="001D2FD2"/>
    <w:rsid w:val="001D30E9"/>
    <w:rsid w:val="001D3417"/>
    <w:rsid w:val="001D3C29"/>
    <w:rsid w:val="001D3F94"/>
    <w:rsid w:val="001D4062"/>
    <w:rsid w:val="001D4C90"/>
    <w:rsid w:val="001D4DDB"/>
    <w:rsid w:val="001D5105"/>
    <w:rsid w:val="001D5221"/>
    <w:rsid w:val="001D5CFC"/>
    <w:rsid w:val="001D5FD4"/>
    <w:rsid w:val="001D60E7"/>
    <w:rsid w:val="001D6577"/>
    <w:rsid w:val="001D662B"/>
    <w:rsid w:val="001D667E"/>
    <w:rsid w:val="001D6DB7"/>
    <w:rsid w:val="001D75F5"/>
    <w:rsid w:val="001D78F9"/>
    <w:rsid w:val="001D7AE1"/>
    <w:rsid w:val="001D7DDD"/>
    <w:rsid w:val="001D7FE6"/>
    <w:rsid w:val="001E093C"/>
    <w:rsid w:val="001E1CDA"/>
    <w:rsid w:val="001E22CF"/>
    <w:rsid w:val="001E256A"/>
    <w:rsid w:val="001E2F0A"/>
    <w:rsid w:val="001E2F93"/>
    <w:rsid w:val="001E3E81"/>
    <w:rsid w:val="001E43F2"/>
    <w:rsid w:val="001E5691"/>
    <w:rsid w:val="001E59E3"/>
    <w:rsid w:val="001E5E77"/>
    <w:rsid w:val="001E6091"/>
    <w:rsid w:val="001E6574"/>
    <w:rsid w:val="001E6B6F"/>
    <w:rsid w:val="001E6C44"/>
    <w:rsid w:val="001E6F4F"/>
    <w:rsid w:val="001E759C"/>
    <w:rsid w:val="001E7F58"/>
    <w:rsid w:val="001F18A4"/>
    <w:rsid w:val="001F1B09"/>
    <w:rsid w:val="001F1E18"/>
    <w:rsid w:val="001F2274"/>
    <w:rsid w:val="001F2992"/>
    <w:rsid w:val="001F2B16"/>
    <w:rsid w:val="001F2D2C"/>
    <w:rsid w:val="001F354B"/>
    <w:rsid w:val="001F4480"/>
    <w:rsid w:val="001F4AF5"/>
    <w:rsid w:val="001F4B9B"/>
    <w:rsid w:val="001F4D8A"/>
    <w:rsid w:val="001F4D94"/>
    <w:rsid w:val="001F4EA5"/>
    <w:rsid w:val="001F4F8B"/>
    <w:rsid w:val="001F50C1"/>
    <w:rsid w:val="001F54FF"/>
    <w:rsid w:val="001F5E65"/>
    <w:rsid w:val="001F67D2"/>
    <w:rsid w:val="001F740D"/>
    <w:rsid w:val="001F7A76"/>
    <w:rsid w:val="001F7A93"/>
    <w:rsid w:val="001F7E68"/>
    <w:rsid w:val="002000B5"/>
    <w:rsid w:val="002024EA"/>
    <w:rsid w:val="00202AF7"/>
    <w:rsid w:val="002039F6"/>
    <w:rsid w:val="002045AB"/>
    <w:rsid w:val="00205977"/>
    <w:rsid w:val="002061E0"/>
    <w:rsid w:val="00206A13"/>
    <w:rsid w:val="00207D73"/>
    <w:rsid w:val="002103F6"/>
    <w:rsid w:val="00210796"/>
    <w:rsid w:val="00210944"/>
    <w:rsid w:val="00210D06"/>
    <w:rsid w:val="00211369"/>
    <w:rsid w:val="002115BD"/>
    <w:rsid w:val="002117C8"/>
    <w:rsid w:val="00211B89"/>
    <w:rsid w:val="00211C0E"/>
    <w:rsid w:val="00211C36"/>
    <w:rsid w:val="00212212"/>
    <w:rsid w:val="0021265B"/>
    <w:rsid w:val="002126AD"/>
    <w:rsid w:val="002129D6"/>
    <w:rsid w:val="00212BAC"/>
    <w:rsid w:val="00212FE9"/>
    <w:rsid w:val="0021306A"/>
    <w:rsid w:val="002130AD"/>
    <w:rsid w:val="00213104"/>
    <w:rsid w:val="00213210"/>
    <w:rsid w:val="00213CE0"/>
    <w:rsid w:val="00214A26"/>
    <w:rsid w:val="0021511A"/>
    <w:rsid w:val="00215717"/>
    <w:rsid w:val="002203B6"/>
    <w:rsid w:val="002207BE"/>
    <w:rsid w:val="00220F97"/>
    <w:rsid w:val="00221223"/>
    <w:rsid w:val="002213F5"/>
    <w:rsid w:val="00222000"/>
    <w:rsid w:val="002229D2"/>
    <w:rsid w:val="00222C43"/>
    <w:rsid w:val="00222EB7"/>
    <w:rsid w:val="00223089"/>
    <w:rsid w:val="0022352C"/>
    <w:rsid w:val="00223FB4"/>
    <w:rsid w:val="0022477C"/>
    <w:rsid w:val="00224F08"/>
    <w:rsid w:val="00226209"/>
    <w:rsid w:val="00226594"/>
    <w:rsid w:val="002265ED"/>
    <w:rsid w:val="00226F1A"/>
    <w:rsid w:val="002301DD"/>
    <w:rsid w:val="0023037E"/>
    <w:rsid w:val="002307B2"/>
    <w:rsid w:val="0023080A"/>
    <w:rsid w:val="00230BE6"/>
    <w:rsid w:val="00231400"/>
    <w:rsid w:val="002324B7"/>
    <w:rsid w:val="00232A26"/>
    <w:rsid w:val="00232B00"/>
    <w:rsid w:val="00232B5F"/>
    <w:rsid w:val="00232BA1"/>
    <w:rsid w:val="00233845"/>
    <w:rsid w:val="00233D61"/>
    <w:rsid w:val="0023427D"/>
    <w:rsid w:val="00234807"/>
    <w:rsid w:val="0023491C"/>
    <w:rsid w:val="00234A07"/>
    <w:rsid w:val="00237079"/>
    <w:rsid w:val="00237681"/>
    <w:rsid w:val="0023787D"/>
    <w:rsid w:val="00237B10"/>
    <w:rsid w:val="00237C29"/>
    <w:rsid w:val="00237D83"/>
    <w:rsid w:val="00237E38"/>
    <w:rsid w:val="00237ECB"/>
    <w:rsid w:val="002400EA"/>
    <w:rsid w:val="00240D38"/>
    <w:rsid w:val="00240EE6"/>
    <w:rsid w:val="00240FF9"/>
    <w:rsid w:val="00241749"/>
    <w:rsid w:val="00241751"/>
    <w:rsid w:val="00241A42"/>
    <w:rsid w:val="00242245"/>
    <w:rsid w:val="002425F5"/>
    <w:rsid w:val="00242886"/>
    <w:rsid w:val="00242B8C"/>
    <w:rsid w:val="00243039"/>
    <w:rsid w:val="002430F1"/>
    <w:rsid w:val="002432A9"/>
    <w:rsid w:val="00243C90"/>
    <w:rsid w:val="002446A0"/>
    <w:rsid w:val="0024499A"/>
    <w:rsid w:val="00245DE6"/>
    <w:rsid w:val="00246094"/>
    <w:rsid w:val="00246D0E"/>
    <w:rsid w:val="002479DF"/>
    <w:rsid w:val="00247A29"/>
    <w:rsid w:val="00247E98"/>
    <w:rsid w:val="00250012"/>
    <w:rsid w:val="002501C4"/>
    <w:rsid w:val="002505E8"/>
    <w:rsid w:val="00250B7E"/>
    <w:rsid w:val="00250D98"/>
    <w:rsid w:val="00250E36"/>
    <w:rsid w:val="002510BE"/>
    <w:rsid w:val="0025122D"/>
    <w:rsid w:val="002512F5"/>
    <w:rsid w:val="00251E2D"/>
    <w:rsid w:val="00251E3F"/>
    <w:rsid w:val="0025214D"/>
    <w:rsid w:val="00252165"/>
    <w:rsid w:val="002527DB"/>
    <w:rsid w:val="00252CA4"/>
    <w:rsid w:val="002530F7"/>
    <w:rsid w:val="0025323B"/>
    <w:rsid w:val="002532FA"/>
    <w:rsid w:val="00253F70"/>
    <w:rsid w:val="0025405D"/>
    <w:rsid w:val="0025437D"/>
    <w:rsid w:val="00254F98"/>
    <w:rsid w:val="0025519E"/>
    <w:rsid w:val="00255903"/>
    <w:rsid w:val="002560F0"/>
    <w:rsid w:val="0025682A"/>
    <w:rsid w:val="002571BC"/>
    <w:rsid w:val="0025774F"/>
    <w:rsid w:val="00257808"/>
    <w:rsid w:val="00260FB8"/>
    <w:rsid w:val="002612C3"/>
    <w:rsid w:val="002614C7"/>
    <w:rsid w:val="00261572"/>
    <w:rsid w:val="0026180E"/>
    <w:rsid w:val="002618A2"/>
    <w:rsid w:val="002623FE"/>
    <w:rsid w:val="00262867"/>
    <w:rsid w:val="002629E6"/>
    <w:rsid w:val="00263247"/>
    <w:rsid w:val="0026335F"/>
    <w:rsid w:val="00263449"/>
    <w:rsid w:val="002635BC"/>
    <w:rsid w:val="002637B2"/>
    <w:rsid w:val="00263847"/>
    <w:rsid w:val="002645B1"/>
    <w:rsid w:val="0026543B"/>
    <w:rsid w:val="00265CD3"/>
    <w:rsid w:val="00267063"/>
    <w:rsid w:val="00267568"/>
    <w:rsid w:val="00267CFD"/>
    <w:rsid w:val="00267D05"/>
    <w:rsid w:val="00267E90"/>
    <w:rsid w:val="00270D7C"/>
    <w:rsid w:val="002711EC"/>
    <w:rsid w:val="0027128D"/>
    <w:rsid w:val="00271387"/>
    <w:rsid w:val="00271B0D"/>
    <w:rsid w:val="00271C5E"/>
    <w:rsid w:val="00271D68"/>
    <w:rsid w:val="00271E64"/>
    <w:rsid w:val="002729FE"/>
    <w:rsid w:val="0027363B"/>
    <w:rsid w:val="00273947"/>
    <w:rsid w:val="00273FF4"/>
    <w:rsid w:val="00274B19"/>
    <w:rsid w:val="00274D90"/>
    <w:rsid w:val="00274E48"/>
    <w:rsid w:val="00274EA6"/>
    <w:rsid w:val="00275051"/>
    <w:rsid w:val="00275260"/>
    <w:rsid w:val="0027555F"/>
    <w:rsid w:val="002759DD"/>
    <w:rsid w:val="00275B10"/>
    <w:rsid w:val="00276275"/>
    <w:rsid w:val="00276B2C"/>
    <w:rsid w:val="002770E7"/>
    <w:rsid w:val="00277320"/>
    <w:rsid w:val="002773F2"/>
    <w:rsid w:val="00277ECF"/>
    <w:rsid w:val="00280505"/>
    <w:rsid w:val="00280C03"/>
    <w:rsid w:val="002819FA"/>
    <w:rsid w:val="00281C4F"/>
    <w:rsid w:val="00281DB4"/>
    <w:rsid w:val="002820D6"/>
    <w:rsid w:val="0028277E"/>
    <w:rsid w:val="0028277F"/>
    <w:rsid w:val="00282C85"/>
    <w:rsid w:val="002834C6"/>
    <w:rsid w:val="0028360F"/>
    <w:rsid w:val="0028388C"/>
    <w:rsid w:val="00284812"/>
    <w:rsid w:val="00284A61"/>
    <w:rsid w:val="00284EF4"/>
    <w:rsid w:val="00285451"/>
    <w:rsid w:val="00285DAD"/>
    <w:rsid w:val="00285E54"/>
    <w:rsid w:val="002868B7"/>
    <w:rsid w:val="00286C23"/>
    <w:rsid w:val="00286C61"/>
    <w:rsid w:val="00286E35"/>
    <w:rsid w:val="00287391"/>
    <w:rsid w:val="002875AA"/>
    <w:rsid w:val="00287C5D"/>
    <w:rsid w:val="00287D76"/>
    <w:rsid w:val="00287EC1"/>
    <w:rsid w:val="002908B4"/>
    <w:rsid w:val="00290997"/>
    <w:rsid w:val="00290E17"/>
    <w:rsid w:val="00291010"/>
    <w:rsid w:val="00292A92"/>
    <w:rsid w:val="00293165"/>
    <w:rsid w:val="002938A6"/>
    <w:rsid w:val="00293FEB"/>
    <w:rsid w:val="002943D4"/>
    <w:rsid w:val="00294C36"/>
    <w:rsid w:val="002952D9"/>
    <w:rsid w:val="002953CA"/>
    <w:rsid w:val="00295F50"/>
    <w:rsid w:val="00295FF0"/>
    <w:rsid w:val="00296098"/>
    <w:rsid w:val="002964BA"/>
    <w:rsid w:val="0029686C"/>
    <w:rsid w:val="002968B1"/>
    <w:rsid w:val="002968E7"/>
    <w:rsid w:val="0029691F"/>
    <w:rsid w:val="00296929"/>
    <w:rsid w:val="00296DAD"/>
    <w:rsid w:val="0029717D"/>
    <w:rsid w:val="002A091C"/>
    <w:rsid w:val="002A0E1E"/>
    <w:rsid w:val="002A1369"/>
    <w:rsid w:val="002A1FB0"/>
    <w:rsid w:val="002A244A"/>
    <w:rsid w:val="002A2797"/>
    <w:rsid w:val="002A290B"/>
    <w:rsid w:val="002A29F3"/>
    <w:rsid w:val="002A351F"/>
    <w:rsid w:val="002A35A6"/>
    <w:rsid w:val="002A3639"/>
    <w:rsid w:val="002A3767"/>
    <w:rsid w:val="002A37A8"/>
    <w:rsid w:val="002A3D3A"/>
    <w:rsid w:val="002A3E8D"/>
    <w:rsid w:val="002A3EA1"/>
    <w:rsid w:val="002A4452"/>
    <w:rsid w:val="002A4743"/>
    <w:rsid w:val="002A5E99"/>
    <w:rsid w:val="002A6437"/>
    <w:rsid w:val="002A64A6"/>
    <w:rsid w:val="002A6781"/>
    <w:rsid w:val="002A6C62"/>
    <w:rsid w:val="002A6F8F"/>
    <w:rsid w:val="002A74E7"/>
    <w:rsid w:val="002A7823"/>
    <w:rsid w:val="002A795D"/>
    <w:rsid w:val="002A7D1D"/>
    <w:rsid w:val="002A7DA2"/>
    <w:rsid w:val="002A7FA6"/>
    <w:rsid w:val="002B0173"/>
    <w:rsid w:val="002B04FC"/>
    <w:rsid w:val="002B0D42"/>
    <w:rsid w:val="002B12E3"/>
    <w:rsid w:val="002B1C5D"/>
    <w:rsid w:val="002B1D96"/>
    <w:rsid w:val="002B1F07"/>
    <w:rsid w:val="002B2380"/>
    <w:rsid w:val="002B25BA"/>
    <w:rsid w:val="002B280E"/>
    <w:rsid w:val="002B2B23"/>
    <w:rsid w:val="002B3461"/>
    <w:rsid w:val="002B3BE6"/>
    <w:rsid w:val="002B3C4D"/>
    <w:rsid w:val="002B3DF1"/>
    <w:rsid w:val="002B4915"/>
    <w:rsid w:val="002B4E05"/>
    <w:rsid w:val="002B4EF4"/>
    <w:rsid w:val="002B4F93"/>
    <w:rsid w:val="002B5546"/>
    <w:rsid w:val="002B5953"/>
    <w:rsid w:val="002B6002"/>
    <w:rsid w:val="002B673B"/>
    <w:rsid w:val="002B680D"/>
    <w:rsid w:val="002B68E2"/>
    <w:rsid w:val="002B73D6"/>
    <w:rsid w:val="002B794F"/>
    <w:rsid w:val="002C0CA5"/>
    <w:rsid w:val="002C12B0"/>
    <w:rsid w:val="002C162C"/>
    <w:rsid w:val="002C19AB"/>
    <w:rsid w:val="002C2099"/>
    <w:rsid w:val="002C20E8"/>
    <w:rsid w:val="002C246D"/>
    <w:rsid w:val="002C25B6"/>
    <w:rsid w:val="002C3932"/>
    <w:rsid w:val="002C422E"/>
    <w:rsid w:val="002C5AE4"/>
    <w:rsid w:val="002C6229"/>
    <w:rsid w:val="002C66C0"/>
    <w:rsid w:val="002C6A4D"/>
    <w:rsid w:val="002C6CF1"/>
    <w:rsid w:val="002C73E7"/>
    <w:rsid w:val="002C7D88"/>
    <w:rsid w:val="002C7F8D"/>
    <w:rsid w:val="002D06E8"/>
    <w:rsid w:val="002D0749"/>
    <w:rsid w:val="002D1A96"/>
    <w:rsid w:val="002D2218"/>
    <w:rsid w:val="002D252A"/>
    <w:rsid w:val="002D295D"/>
    <w:rsid w:val="002D3205"/>
    <w:rsid w:val="002D3E6A"/>
    <w:rsid w:val="002D42A9"/>
    <w:rsid w:val="002D4463"/>
    <w:rsid w:val="002D46B2"/>
    <w:rsid w:val="002D4D09"/>
    <w:rsid w:val="002D4F2B"/>
    <w:rsid w:val="002D5271"/>
    <w:rsid w:val="002D5804"/>
    <w:rsid w:val="002D6366"/>
    <w:rsid w:val="002D64D0"/>
    <w:rsid w:val="002D702E"/>
    <w:rsid w:val="002D787D"/>
    <w:rsid w:val="002E065B"/>
    <w:rsid w:val="002E0B4F"/>
    <w:rsid w:val="002E1779"/>
    <w:rsid w:val="002E17D9"/>
    <w:rsid w:val="002E1BB9"/>
    <w:rsid w:val="002E1E10"/>
    <w:rsid w:val="002E28C8"/>
    <w:rsid w:val="002E2FD9"/>
    <w:rsid w:val="002E3A8D"/>
    <w:rsid w:val="002E3B5B"/>
    <w:rsid w:val="002E4108"/>
    <w:rsid w:val="002E45DA"/>
    <w:rsid w:val="002E4A53"/>
    <w:rsid w:val="002E4B48"/>
    <w:rsid w:val="002E57B4"/>
    <w:rsid w:val="002E5C68"/>
    <w:rsid w:val="002E64ED"/>
    <w:rsid w:val="002E6667"/>
    <w:rsid w:val="002E6D34"/>
    <w:rsid w:val="002E7BEE"/>
    <w:rsid w:val="002F14CB"/>
    <w:rsid w:val="002F1694"/>
    <w:rsid w:val="002F1B7C"/>
    <w:rsid w:val="002F26A8"/>
    <w:rsid w:val="002F29CC"/>
    <w:rsid w:val="002F2BBF"/>
    <w:rsid w:val="002F2EEF"/>
    <w:rsid w:val="002F3673"/>
    <w:rsid w:val="002F384C"/>
    <w:rsid w:val="002F3AC4"/>
    <w:rsid w:val="002F46AC"/>
    <w:rsid w:val="002F46B6"/>
    <w:rsid w:val="002F46F3"/>
    <w:rsid w:val="002F5CC5"/>
    <w:rsid w:val="002F5D2F"/>
    <w:rsid w:val="002F6045"/>
    <w:rsid w:val="002F6158"/>
    <w:rsid w:val="002F6CC7"/>
    <w:rsid w:val="002F73C6"/>
    <w:rsid w:val="002F7BA3"/>
    <w:rsid w:val="00300942"/>
    <w:rsid w:val="00300F76"/>
    <w:rsid w:val="0030103D"/>
    <w:rsid w:val="00301A74"/>
    <w:rsid w:val="00302F03"/>
    <w:rsid w:val="00303011"/>
    <w:rsid w:val="003030BA"/>
    <w:rsid w:val="0030317C"/>
    <w:rsid w:val="0030357B"/>
    <w:rsid w:val="00303844"/>
    <w:rsid w:val="00304062"/>
    <w:rsid w:val="003040F1"/>
    <w:rsid w:val="003044EA"/>
    <w:rsid w:val="003045FA"/>
    <w:rsid w:val="00305088"/>
    <w:rsid w:val="00305682"/>
    <w:rsid w:val="0030572C"/>
    <w:rsid w:val="00305A9B"/>
    <w:rsid w:val="003062FD"/>
    <w:rsid w:val="00306378"/>
    <w:rsid w:val="00306760"/>
    <w:rsid w:val="0030676B"/>
    <w:rsid w:val="00306CC5"/>
    <w:rsid w:val="003074CF"/>
    <w:rsid w:val="00307F9D"/>
    <w:rsid w:val="0031070F"/>
    <w:rsid w:val="003112FE"/>
    <w:rsid w:val="00312140"/>
    <w:rsid w:val="003123AF"/>
    <w:rsid w:val="0031284D"/>
    <w:rsid w:val="00312A53"/>
    <w:rsid w:val="003136AD"/>
    <w:rsid w:val="0031396D"/>
    <w:rsid w:val="00314317"/>
    <w:rsid w:val="00315A51"/>
    <w:rsid w:val="00316289"/>
    <w:rsid w:val="00316631"/>
    <w:rsid w:val="003166F7"/>
    <w:rsid w:val="00316BFE"/>
    <w:rsid w:val="00316D3D"/>
    <w:rsid w:val="00316D54"/>
    <w:rsid w:val="00317E56"/>
    <w:rsid w:val="00320906"/>
    <w:rsid w:val="00320C83"/>
    <w:rsid w:val="003210E8"/>
    <w:rsid w:val="00322392"/>
    <w:rsid w:val="00322430"/>
    <w:rsid w:val="003227EA"/>
    <w:rsid w:val="003228A4"/>
    <w:rsid w:val="003232E5"/>
    <w:rsid w:val="00323DE7"/>
    <w:rsid w:val="00323E67"/>
    <w:rsid w:val="00324F6C"/>
    <w:rsid w:val="003254D9"/>
    <w:rsid w:val="003258F6"/>
    <w:rsid w:val="00325901"/>
    <w:rsid w:val="003263A5"/>
    <w:rsid w:val="00326425"/>
    <w:rsid w:val="00326AE1"/>
    <w:rsid w:val="00326E6C"/>
    <w:rsid w:val="00326F05"/>
    <w:rsid w:val="00327CB5"/>
    <w:rsid w:val="00330B0D"/>
    <w:rsid w:val="00330CAE"/>
    <w:rsid w:val="00330F41"/>
    <w:rsid w:val="00330F8F"/>
    <w:rsid w:val="003310EF"/>
    <w:rsid w:val="003316C9"/>
    <w:rsid w:val="00331BBB"/>
    <w:rsid w:val="00331DAA"/>
    <w:rsid w:val="00331E99"/>
    <w:rsid w:val="00331EB0"/>
    <w:rsid w:val="0033210F"/>
    <w:rsid w:val="003323B7"/>
    <w:rsid w:val="00332771"/>
    <w:rsid w:val="003329EF"/>
    <w:rsid w:val="00332D05"/>
    <w:rsid w:val="00332D27"/>
    <w:rsid w:val="00332F9A"/>
    <w:rsid w:val="0033314A"/>
    <w:rsid w:val="00333293"/>
    <w:rsid w:val="0033392D"/>
    <w:rsid w:val="003346D1"/>
    <w:rsid w:val="00334865"/>
    <w:rsid w:val="003350E5"/>
    <w:rsid w:val="00335268"/>
    <w:rsid w:val="0033566B"/>
    <w:rsid w:val="00335FDA"/>
    <w:rsid w:val="00337280"/>
    <w:rsid w:val="003373E2"/>
    <w:rsid w:val="00340965"/>
    <w:rsid w:val="0034130C"/>
    <w:rsid w:val="003414B2"/>
    <w:rsid w:val="00341645"/>
    <w:rsid w:val="00342115"/>
    <w:rsid w:val="00342E6B"/>
    <w:rsid w:val="00342F68"/>
    <w:rsid w:val="0034356A"/>
    <w:rsid w:val="003448DA"/>
    <w:rsid w:val="0034505C"/>
    <w:rsid w:val="003451DB"/>
    <w:rsid w:val="003454CD"/>
    <w:rsid w:val="003464EF"/>
    <w:rsid w:val="00346995"/>
    <w:rsid w:val="00346B3B"/>
    <w:rsid w:val="003472CC"/>
    <w:rsid w:val="0034731A"/>
    <w:rsid w:val="00347736"/>
    <w:rsid w:val="003478BD"/>
    <w:rsid w:val="00347E66"/>
    <w:rsid w:val="00350214"/>
    <w:rsid w:val="003505A0"/>
    <w:rsid w:val="00350E59"/>
    <w:rsid w:val="00350EFC"/>
    <w:rsid w:val="00351548"/>
    <w:rsid w:val="003524DA"/>
    <w:rsid w:val="00352F04"/>
    <w:rsid w:val="003530B8"/>
    <w:rsid w:val="00353659"/>
    <w:rsid w:val="003536E6"/>
    <w:rsid w:val="00354D4C"/>
    <w:rsid w:val="00354DCF"/>
    <w:rsid w:val="00355460"/>
    <w:rsid w:val="003558A9"/>
    <w:rsid w:val="003563C3"/>
    <w:rsid w:val="00356A99"/>
    <w:rsid w:val="00356BA1"/>
    <w:rsid w:val="003570CA"/>
    <w:rsid w:val="003571B1"/>
    <w:rsid w:val="00361523"/>
    <w:rsid w:val="003616B8"/>
    <w:rsid w:val="0036196C"/>
    <w:rsid w:val="00361D16"/>
    <w:rsid w:val="00361EFB"/>
    <w:rsid w:val="003628BD"/>
    <w:rsid w:val="00363127"/>
    <w:rsid w:val="00363517"/>
    <w:rsid w:val="00363A4F"/>
    <w:rsid w:val="00363C2B"/>
    <w:rsid w:val="00363F54"/>
    <w:rsid w:val="00364237"/>
    <w:rsid w:val="00364573"/>
    <w:rsid w:val="00365348"/>
    <w:rsid w:val="003653A3"/>
    <w:rsid w:val="0036571F"/>
    <w:rsid w:val="00366B4F"/>
    <w:rsid w:val="003670CC"/>
    <w:rsid w:val="00367125"/>
    <w:rsid w:val="00367700"/>
    <w:rsid w:val="00367A15"/>
    <w:rsid w:val="0037073A"/>
    <w:rsid w:val="00370988"/>
    <w:rsid w:val="00370AB5"/>
    <w:rsid w:val="00370CF3"/>
    <w:rsid w:val="00371628"/>
    <w:rsid w:val="003717EE"/>
    <w:rsid w:val="00372541"/>
    <w:rsid w:val="00373837"/>
    <w:rsid w:val="00373866"/>
    <w:rsid w:val="00373C2D"/>
    <w:rsid w:val="00373F34"/>
    <w:rsid w:val="00374AF6"/>
    <w:rsid w:val="00375702"/>
    <w:rsid w:val="003759CE"/>
    <w:rsid w:val="003761A8"/>
    <w:rsid w:val="00376262"/>
    <w:rsid w:val="003763FF"/>
    <w:rsid w:val="00376C2F"/>
    <w:rsid w:val="00377072"/>
    <w:rsid w:val="00377522"/>
    <w:rsid w:val="00377594"/>
    <w:rsid w:val="00380263"/>
    <w:rsid w:val="003803BA"/>
    <w:rsid w:val="00380836"/>
    <w:rsid w:val="003809B4"/>
    <w:rsid w:val="00380A5B"/>
    <w:rsid w:val="00380B52"/>
    <w:rsid w:val="003829A4"/>
    <w:rsid w:val="00382FE6"/>
    <w:rsid w:val="003832D6"/>
    <w:rsid w:val="00383895"/>
    <w:rsid w:val="00383F80"/>
    <w:rsid w:val="003844CF"/>
    <w:rsid w:val="00384BF8"/>
    <w:rsid w:val="00384CC3"/>
    <w:rsid w:val="0038520B"/>
    <w:rsid w:val="00385E7D"/>
    <w:rsid w:val="00386104"/>
    <w:rsid w:val="0038611B"/>
    <w:rsid w:val="00386561"/>
    <w:rsid w:val="00386790"/>
    <w:rsid w:val="00386AAF"/>
    <w:rsid w:val="00387D8F"/>
    <w:rsid w:val="0039042B"/>
    <w:rsid w:val="00390995"/>
    <w:rsid w:val="00390AEF"/>
    <w:rsid w:val="00390E7A"/>
    <w:rsid w:val="003924CB"/>
    <w:rsid w:val="00392863"/>
    <w:rsid w:val="00392E9D"/>
    <w:rsid w:val="003931B1"/>
    <w:rsid w:val="0039389D"/>
    <w:rsid w:val="00394081"/>
    <w:rsid w:val="00394CB3"/>
    <w:rsid w:val="003950C3"/>
    <w:rsid w:val="003953BC"/>
    <w:rsid w:val="003963B8"/>
    <w:rsid w:val="00396518"/>
    <w:rsid w:val="0039672C"/>
    <w:rsid w:val="0039677B"/>
    <w:rsid w:val="00396B3A"/>
    <w:rsid w:val="00396CCF"/>
    <w:rsid w:val="003974CD"/>
    <w:rsid w:val="00397FBE"/>
    <w:rsid w:val="003A074A"/>
    <w:rsid w:val="003A0805"/>
    <w:rsid w:val="003A1060"/>
    <w:rsid w:val="003A1173"/>
    <w:rsid w:val="003A13E2"/>
    <w:rsid w:val="003A20E3"/>
    <w:rsid w:val="003A2828"/>
    <w:rsid w:val="003A2A5E"/>
    <w:rsid w:val="003A2BFB"/>
    <w:rsid w:val="003A2EA9"/>
    <w:rsid w:val="003A30CB"/>
    <w:rsid w:val="003A3991"/>
    <w:rsid w:val="003A3B89"/>
    <w:rsid w:val="003A4065"/>
    <w:rsid w:val="003A54EF"/>
    <w:rsid w:val="003A5C0F"/>
    <w:rsid w:val="003A64CF"/>
    <w:rsid w:val="003A66A1"/>
    <w:rsid w:val="003A6E0D"/>
    <w:rsid w:val="003A77B7"/>
    <w:rsid w:val="003B00D9"/>
    <w:rsid w:val="003B066A"/>
    <w:rsid w:val="003B0691"/>
    <w:rsid w:val="003B0815"/>
    <w:rsid w:val="003B0C9C"/>
    <w:rsid w:val="003B0F63"/>
    <w:rsid w:val="003B19E4"/>
    <w:rsid w:val="003B1E20"/>
    <w:rsid w:val="003B2A03"/>
    <w:rsid w:val="003B2BCE"/>
    <w:rsid w:val="003B2E24"/>
    <w:rsid w:val="003B3847"/>
    <w:rsid w:val="003B3C39"/>
    <w:rsid w:val="003B3D1F"/>
    <w:rsid w:val="003B4F59"/>
    <w:rsid w:val="003B5338"/>
    <w:rsid w:val="003B5E18"/>
    <w:rsid w:val="003B6309"/>
    <w:rsid w:val="003B63F6"/>
    <w:rsid w:val="003B65FC"/>
    <w:rsid w:val="003B681C"/>
    <w:rsid w:val="003B6A10"/>
    <w:rsid w:val="003B6FC0"/>
    <w:rsid w:val="003B7C6C"/>
    <w:rsid w:val="003B7EAF"/>
    <w:rsid w:val="003C00E2"/>
    <w:rsid w:val="003C01CA"/>
    <w:rsid w:val="003C05E9"/>
    <w:rsid w:val="003C084D"/>
    <w:rsid w:val="003C098D"/>
    <w:rsid w:val="003C0B8C"/>
    <w:rsid w:val="003C1127"/>
    <w:rsid w:val="003C13A7"/>
    <w:rsid w:val="003C15BA"/>
    <w:rsid w:val="003C1BA7"/>
    <w:rsid w:val="003C1E54"/>
    <w:rsid w:val="003C2146"/>
    <w:rsid w:val="003C21C7"/>
    <w:rsid w:val="003C245A"/>
    <w:rsid w:val="003C2B00"/>
    <w:rsid w:val="003C2F11"/>
    <w:rsid w:val="003C31B1"/>
    <w:rsid w:val="003C323B"/>
    <w:rsid w:val="003C3375"/>
    <w:rsid w:val="003C3832"/>
    <w:rsid w:val="003C45AD"/>
    <w:rsid w:val="003C48E9"/>
    <w:rsid w:val="003C48F0"/>
    <w:rsid w:val="003C505A"/>
    <w:rsid w:val="003C588D"/>
    <w:rsid w:val="003C6E0A"/>
    <w:rsid w:val="003C729C"/>
    <w:rsid w:val="003C7E4D"/>
    <w:rsid w:val="003D030D"/>
    <w:rsid w:val="003D03A2"/>
    <w:rsid w:val="003D1123"/>
    <w:rsid w:val="003D1577"/>
    <w:rsid w:val="003D198D"/>
    <w:rsid w:val="003D2111"/>
    <w:rsid w:val="003D23D3"/>
    <w:rsid w:val="003D2ABE"/>
    <w:rsid w:val="003D3AC2"/>
    <w:rsid w:val="003D40FC"/>
    <w:rsid w:val="003D422F"/>
    <w:rsid w:val="003D4510"/>
    <w:rsid w:val="003D45BD"/>
    <w:rsid w:val="003D4FEF"/>
    <w:rsid w:val="003D51CE"/>
    <w:rsid w:val="003D5711"/>
    <w:rsid w:val="003D6D79"/>
    <w:rsid w:val="003D77BA"/>
    <w:rsid w:val="003D7E43"/>
    <w:rsid w:val="003E05D1"/>
    <w:rsid w:val="003E0ECB"/>
    <w:rsid w:val="003E11A8"/>
    <w:rsid w:val="003E1EAD"/>
    <w:rsid w:val="003E2C58"/>
    <w:rsid w:val="003E2C5B"/>
    <w:rsid w:val="003E34A6"/>
    <w:rsid w:val="003E34FC"/>
    <w:rsid w:val="003E3B96"/>
    <w:rsid w:val="003E4502"/>
    <w:rsid w:val="003E4A43"/>
    <w:rsid w:val="003E4CB1"/>
    <w:rsid w:val="003E4DDD"/>
    <w:rsid w:val="003E4F40"/>
    <w:rsid w:val="003E537A"/>
    <w:rsid w:val="003E620B"/>
    <w:rsid w:val="003E66E6"/>
    <w:rsid w:val="003E6CFF"/>
    <w:rsid w:val="003E6DDF"/>
    <w:rsid w:val="003E6E17"/>
    <w:rsid w:val="003E723D"/>
    <w:rsid w:val="003E75BD"/>
    <w:rsid w:val="003E77A8"/>
    <w:rsid w:val="003E77AF"/>
    <w:rsid w:val="003E7C11"/>
    <w:rsid w:val="003F032B"/>
    <w:rsid w:val="003F0A92"/>
    <w:rsid w:val="003F2460"/>
    <w:rsid w:val="003F24FC"/>
    <w:rsid w:val="003F25A0"/>
    <w:rsid w:val="003F27CF"/>
    <w:rsid w:val="003F2DD3"/>
    <w:rsid w:val="003F303A"/>
    <w:rsid w:val="003F329C"/>
    <w:rsid w:val="003F34E2"/>
    <w:rsid w:val="003F3893"/>
    <w:rsid w:val="003F4158"/>
    <w:rsid w:val="003F43F4"/>
    <w:rsid w:val="003F4847"/>
    <w:rsid w:val="003F506D"/>
    <w:rsid w:val="003F518D"/>
    <w:rsid w:val="003F571E"/>
    <w:rsid w:val="003F6AC5"/>
    <w:rsid w:val="003F731D"/>
    <w:rsid w:val="003F773A"/>
    <w:rsid w:val="003F795C"/>
    <w:rsid w:val="00400809"/>
    <w:rsid w:val="00400F7D"/>
    <w:rsid w:val="004016A9"/>
    <w:rsid w:val="004018E9"/>
    <w:rsid w:val="00402144"/>
    <w:rsid w:val="004021F4"/>
    <w:rsid w:val="004022EF"/>
    <w:rsid w:val="00402A6B"/>
    <w:rsid w:val="00403229"/>
    <w:rsid w:val="00403394"/>
    <w:rsid w:val="004033C0"/>
    <w:rsid w:val="00403AC9"/>
    <w:rsid w:val="004042C8"/>
    <w:rsid w:val="004045DC"/>
    <w:rsid w:val="0040500A"/>
    <w:rsid w:val="0040505A"/>
    <w:rsid w:val="00405361"/>
    <w:rsid w:val="00405646"/>
    <w:rsid w:val="00406B3B"/>
    <w:rsid w:val="00406C8F"/>
    <w:rsid w:val="00406CD1"/>
    <w:rsid w:val="00406E5B"/>
    <w:rsid w:val="00407297"/>
    <w:rsid w:val="004072DD"/>
    <w:rsid w:val="0040785E"/>
    <w:rsid w:val="004107A7"/>
    <w:rsid w:val="004112AF"/>
    <w:rsid w:val="004113D7"/>
    <w:rsid w:val="0041162F"/>
    <w:rsid w:val="004118DC"/>
    <w:rsid w:val="00411E05"/>
    <w:rsid w:val="004126CF"/>
    <w:rsid w:val="00412B07"/>
    <w:rsid w:val="00412E2C"/>
    <w:rsid w:val="00412EF4"/>
    <w:rsid w:val="00412F35"/>
    <w:rsid w:val="00413B62"/>
    <w:rsid w:val="004144F3"/>
    <w:rsid w:val="004148E9"/>
    <w:rsid w:val="00414EE4"/>
    <w:rsid w:val="004151DB"/>
    <w:rsid w:val="004156F3"/>
    <w:rsid w:val="00415B04"/>
    <w:rsid w:val="004167B7"/>
    <w:rsid w:val="00416EC5"/>
    <w:rsid w:val="004174BC"/>
    <w:rsid w:val="00417905"/>
    <w:rsid w:val="00417AF1"/>
    <w:rsid w:val="0042005C"/>
    <w:rsid w:val="00420099"/>
    <w:rsid w:val="00420406"/>
    <w:rsid w:val="0042045F"/>
    <w:rsid w:val="0042083D"/>
    <w:rsid w:val="0042087B"/>
    <w:rsid w:val="00421AFD"/>
    <w:rsid w:val="00421B06"/>
    <w:rsid w:val="00421B97"/>
    <w:rsid w:val="00421DEE"/>
    <w:rsid w:val="00422881"/>
    <w:rsid w:val="00422F42"/>
    <w:rsid w:val="00423165"/>
    <w:rsid w:val="00423417"/>
    <w:rsid w:val="00423842"/>
    <w:rsid w:val="0042410D"/>
    <w:rsid w:val="0042481E"/>
    <w:rsid w:val="004249A5"/>
    <w:rsid w:val="00424E04"/>
    <w:rsid w:val="004252CF"/>
    <w:rsid w:val="00425A37"/>
    <w:rsid w:val="00425C9E"/>
    <w:rsid w:val="00426660"/>
    <w:rsid w:val="00426D04"/>
    <w:rsid w:val="004271FF"/>
    <w:rsid w:val="00427790"/>
    <w:rsid w:val="004279C8"/>
    <w:rsid w:val="004300AA"/>
    <w:rsid w:val="00430E69"/>
    <w:rsid w:val="004310C5"/>
    <w:rsid w:val="0043148E"/>
    <w:rsid w:val="0043181B"/>
    <w:rsid w:val="004319A0"/>
    <w:rsid w:val="00432166"/>
    <w:rsid w:val="004322BA"/>
    <w:rsid w:val="004325CA"/>
    <w:rsid w:val="0043282C"/>
    <w:rsid w:val="00433130"/>
    <w:rsid w:val="00433506"/>
    <w:rsid w:val="00433ED0"/>
    <w:rsid w:val="00433FC3"/>
    <w:rsid w:val="00434142"/>
    <w:rsid w:val="00434C29"/>
    <w:rsid w:val="0043557A"/>
    <w:rsid w:val="004357BF"/>
    <w:rsid w:val="00435E43"/>
    <w:rsid w:val="0043701E"/>
    <w:rsid w:val="0043766A"/>
    <w:rsid w:val="004377A0"/>
    <w:rsid w:val="00437F78"/>
    <w:rsid w:val="004402C3"/>
    <w:rsid w:val="004405EE"/>
    <w:rsid w:val="00440A3E"/>
    <w:rsid w:val="00440F9C"/>
    <w:rsid w:val="00441708"/>
    <w:rsid w:val="0044197C"/>
    <w:rsid w:val="00441A74"/>
    <w:rsid w:val="00441C7F"/>
    <w:rsid w:val="0044209B"/>
    <w:rsid w:val="00442136"/>
    <w:rsid w:val="004424E1"/>
    <w:rsid w:val="00443545"/>
    <w:rsid w:val="004444F5"/>
    <w:rsid w:val="00445D01"/>
    <w:rsid w:val="00445DF1"/>
    <w:rsid w:val="00445F9C"/>
    <w:rsid w:val="004460B4"/>
    <w:rsid w:val="004460FE"/>
    <w:rsid w:val="00446BED"/>
    <w:rsid w:val="00446DBB"/>
    <w:rsid w:val="00446EF1"/>
    <w:rsid w:val="004501FD"/>
    <w:rsid w:val="00450699"/>
    <w:rsid w:val="004508BB"/>
    <w:rsid w:val="00450A90"/>
    <w:rsid w:val="00450ABC"/>
    <w:rsid w:val="00450CF0"/>
    <w:rsid w:val="00450ECE"/>
    <w:rsid w:val="004518DC"/>
    <w:rsid w:val="00451E66"/>
    <w:rsid w:val="00452157"/>
    <w:rsid w:val="00452DD6"/>
    <w:rsid w:val="00453568"/>
    <w:rsid w:val="00453C9D"/>
    <w:rsid w:val="00453FD2"/>
    <w:rsid w:val="00453FEE"/>
    <w:rsid w:val="00454692"/>
    <w:rsid w:val="0045515E"/>
    <w:rsid w:val="00455181"/>
    <w:rsid w:val="0045560D"/>
    <w:rsid w:val="00455718"/>
    <w:rsid w:val="00457CB5"/>
    <w:rsid w:val="00457F5C"/>
    <w:rsid w:val="00457F73"/>
    <w:rsid w:val="004601D2"/>
    <w:rsid w:val="00461054"/>
    <w:rsid w:val="004612B9"/>
    <w:rsid w:val="004616E5"/>
    <w:rsid w:val="004617B0"/>
    <w:rsid w:val="00461E4A"/>
    <w:rsid w:val="00462021"/>
    <w:rsid w:val="00462769"/>
    <w:rsid w:val="00462855"/>
    <w:rsid w:val="00462884"/>
    <w:rsid w:val="004628F3"/>
    <w:rsid w:val="0046307E"/>
    <w:rsid w:val="004636D2"/>
    <w:rsid w:val="00463704"/>
    <w:rsid w:val="00463BCF"/>
    <w:rsid w:val="00463BEF"/>
    <w:rsid w:val="00463CA5"/>
    <w:rsid w:val="00463F26"/>
    <w:rsid w:val="00464127"/>
    <w:rsid w:val="004642A3"/>
    <w:rsid w:val="004646A6"/>
    <w:rsid w:val="0046489C"/>
    <w:rsid w:val="00465221"/>
    <w:rsid w:val="00465425"/>
    <w:rsid w:val="00465874"/>
    <w:rsid w:val="004668E3"/>
    <w:rsid w:val="00466ABA"/>
    <w:rsid w:val="00466FA5"/>
    <w:rsid w:val="00467F47"/>
    <w:rsid w:val="00467F6E"/>
    <w:rsid w:val="0047020D"/>
    <w:rsid w:val="00470569"/>
    <w:rsid w:val="00470D90"/>
    <w:rsid w:val="00470EB2"/>
    <w:rsid w:val="0047179E"/>
    <w:rsid w:val="00471C49"/>
    <w:rsid w:val="00472622"/>
    <w:rsid w:val="0047311B"/>
    <w:rsid w:val="00474423"/>
    <w:rsid w:val="00475068"/>
    <w:rsid w:val="004758EF"/>
    <w:rsid w:val="00475922"/>
    <w:rsid w:val="00475949"/>
    <w:rsid w:val="004764A8"/>
    <w:rsid w:val="00476695"/>
    <w:rsid w:val="00476E26"/>
    <w:rsid w:val="004778AC"/>
    <w:rsid w:val="00480150"/>
    <w:rsid w:val="004806E0"/>
    <w:rsid w:val="00480C53"/>
    <w:rsid w:val="004811BF"/>
    <w:rsid w:val="00481318"/>
    <w:rsid w:val="004818A1"/>
    <w:rsid w:val="00481F92"/>
    <w:rsid w:val="00482851"/>
    <w:rsid w:val="004833F4"/>
    <w:rsid w:val="00483D06"/>
    <w:rsid w:val="00483DEE"/>
    <w:rsid w:val="00484549"/>
    <w:rsid w:val="00484EC1"/>
    <w:rsid w:val="00485AFC"/>
    <w:rsid w:val="00485C60"/>
    <w:rsid w:val="004861ED"/>
    <w:rsid w:val="004863ED"/>
    <w:rsid w:val="004867AA"/>
    <w:rsid w:val="00486EAA"/>
    <w:rsid w:val="00487754"/>
    <w:rsid w:val="00487F12"/>
    <w:rsid w:val="00490DD7"/>
    <w:rsid w:val="00491112"/>
    <w:rsid w:val="00491131"/>
    <w:rsid w:val="00491B64"/>
    <w:rsid w:val="00491D4A"/>
    <w:rsid w:val="00491EB8"/>
    <w:rsid w:val="00492741"/>
    <w:rsid w:val="00492AD9"/>
    <w:rsid w:val="0049328D"/>
    <w:rsid w:val="0049352F"/>
    <w:rsid w:val="00493983"/>
    <w:rsid w:val="00494140"/>
    <w:rsid w:val="0049429C"/>
    <w:rsid w:val="0049434F"/>
    <w:rsid w:val="00494860"/>
    <w:rsid w:val="00494F19"/>
    <w:rsid w:val="00495195"/>
    <w:rsid w:val="004951F9"/>
    <w:rsid w:val="004963E4"/>
    <w:rsid w:val="00496FFD"/>
    <w:rsid w:val="0049737D"/>
    <w:rsid w:val="004A00D9"/>
    <w:rsid w:val="004A02C2"/>
    <w:rsid w:val="004A064C"/>
    <w:rsid w:val="004A08F7"/>
    <w:rsid w:val="004A0F60"/>
    <w:rsid w:val="004A0FDF"/>
    <w:rsid w:val="004A0FE0"/>
    <w:rsid w:val="004A1195"/>
    <w:rsid w:val="004A171E"/>
    <w:rsid w:val="004A1C1F"/>
    <w:rsid w:val="004A24DD"/>
    <w:rsid w:val="004A2BDE"/>
    <w:rsid w:val="004A2BE1"/>
    <w:rsid w:val="004A4D06"/>
    <w:rsid w:val="004A4EFE"/>
    <w:rsid w:val="004A4FC8"/>
    <w:rsid w:val="004A5913"/>
    <w:rsid w:val="004A6521"/>
    <w:rsid w:val="004A6D91"/>
    <w:rsid w:val="004A6FBD"/>
    <w:rsid w:val="004A771C"/>
    <w:rsid w:val="004A781D"/>
    <w:rsid w:val="004A7A23"/>
    <w:rsid w:val="004B01CA"/>
    <w:rsid w:val="004B0687"/>
    <w:rsid w:val="004B0831"/>
    <w:rsid w:val="004B0B2C"/>
    <w:rsid w:val="004B0B69"/>
    <w:rsid w:val="004B0E17"/>
    <w:rsid w:val="004B0EE6"/>
    <w:rsid w:val="004B113A"/>
    <w:rsid w:val="004B1268"/>
    <w:rsid w:val="004B1273"/>
    <w:rsid w:val="004B17F1"/>
    <w:rsid w:val="004B1958"/>
    <w:rsid w:val="004B1C73"/>
    <w:rsid w:val="004B2367"/>
    <w:rsid w:val="004B24F4"/>
    <w:rsid w:val="004B2529"/>
    <w:rsid w:val="004B2829"/>
    <w:rsid w:val="004B2ECC"/>
    <w:rsid w:val="004B2F46"/>
    <w:rsid w:val="004B2F79"/>
    <w:rsid w:val="004B3085"/>
    <w:rsid w:val="004B3557"/>
    <w:rsid w:val="004B38BF"/>
    <w:rsid w:val="004B3E19"/>
    <w:rsid w:val="004B450D"/>
    <w:rsid w:val="004B5CE1"/>
    <w:rsid w:val="004B5D67"/>
    <w:rsid w:val="004B5E1F"/>
    <w:rsid w:val="004B6310"/>
    <w:rsid w:val="004B63D8"/>
    <w:rsid w:val="004B643E"/>
    <w:rsid w:val="004B648D"/>
    <w:rsid w:val="004B6C2C"/>
    <w:rsid w:val="004B7B1C"/>
    <w:rsid w:val="004C00E1"/>
    <w:rsid w:val="004C05AF"/>
    <w:rsid w:val="004C0A12"/>
    <w:rsid w:val="004C0CA6"/>
    <w:rsid w:val="004C0CF5"/>
    <w:rsid w:val="004C0DB2"/>
    <w:rsid w:val="004C1199"/>
    <w:rsid w:val="004C135E"/>
    <w:rsid w:val="004C163E"/>
    <w:rsid w:val="004C1750"/>
    <w:rsid w:val="004C1F86"/>
    <w:rsid w:val="004C265A"/>
    <w:rsid w:val="004C2C5D"/>
    <w:rsid w:val="004C3B0B"/>
    <w:rsid w:val="004C410D"/>
    <w:rsid w:val="004C4679"/>
    <w:rsid w:val="004C46F1"/>
    <w:rsid w:val="004C493B"/>
    <w:rsid w:val="004C4AFA"/>
    <w:rsid w:val="004C50DD"/>
    <w:rsid w:val="004C65E1"/>
    <w:rsid w:val="004C6645"/>
    <w:rsid w:val="004C74A2"/>
    <w:rsid w:val="004C7B95"/>
    <w:rsid w:val="004D07CE"/>
    <w:rsid w:val="004D0A42"/>
    <w:rsid w:val="004D12C5"/>
    <w:rsid w:val="004D1D8B"/>
    <w:rsid w:val="004D20A0"/>
    <w:rsid w:val="004D245B"/>
    <w:rsid w:val="004D25A9"/>
    <w:rsid w:val="004D2C8F"/>
    <w:rsid w:val="004D2D55"/>
    <w:rsid w:val="004D3817"/>
    <w:rsid w:val="004D3858"/>
    <w:rsid w:val="004D3CA4"/>
    <w:rsid w:val="004D3CE1"/>
    <w:rsid w:val="004D3D39"/>
    <w:rsid w:val="004D412E"/>
    <w:rsid w:val="004D453D"/>
    <w:rsid w:val="004D4F82"/>
    <w:rsid w:val="004D54F0"/>
    <w:rsid w:val="004D5E7D"/>
    <w:rsid w:val="004D6799"/>
    <w:rsid w:val="004D685E"/>
    <w:rsid w:val="004D7B76"/>
    <w:rsid w:val="004D7E8C"/>
    <w:rsid w:val="004E0323"/>
    <w:rsid w:val="004E0401"/>
    <w:rsid w:val="004E07AF"/>
    <w:rsid w:val="004E0D4A"/>
    <w:rsid w:val="004E125B"/>
    <w:rsid w:val="004E154C"/>
    <w:rsid w:val="004E26B8"/>
    <w:rsid w:val="004E2DF7"/>
    <w:rsid w:val="004E302B"/>
    <w:rsid w:val="004E3412"/>
    <w:rsid w:val="004E3877"/>
    <w:rsid w:val="004E3B55"/>
    <w:rsid w:val="004E3BE7"/>
    <w:rsid w:val="004E3F46"/>
    <w:rsid w:val="004E40DE"/>
    <w:rsid w:val="004E4EAD"/>
    <w:rsid w:val="004E546B"/>
    <w:rsid w:val="004E5C04"/>
    <w:rsid w:val="004E6A05"/>
    <w:rsid w:val="004E6AAE"/>
    <w:rsid w:val="004E7D03"/>
    <w:rsid w:val="004E7FDC"/>
    <w:rsid w:val="004F0219"/>
    <w:rsid w:val="004F0747"/>
    <w:rsid w:val="004F10F6"/>
    <w:rsid w:val="004F1483"/>
    <w:rsid w:val="004F17CB"/>
    <w:rsid w:val="004F1DD2"/>
    <w:rsid w:val="004F286C"/>
    <w:rsid w:val="004F3420"/>
    <w:rsid w:val="004F3714"/>
    <w:rsid w:val="004F37FD"/>
    <w:rsid w:val="004F4254"/>
    <w:rsid w:val="004F426A"/>
    <w:rsid w:val="004F43EE"/>
    <w:rsid w:val="004F46AF"/>
    <w:rsid w:val="004F52E4"/>
    <w:rsid w:val="004F6041"/>
    <w:rsid w:val="004F61B0"/>
    <w:rsid w:val="004F6B99"/>
    <w:rsid w:val="004F6F04"/>
    <w:rsid w:val="004F6F49"/>
    <w:rsid w:val="004F6F66"/>
    <w:rsid w:val="004F728A"/>
    <w:rsid w:val="004F72E6"/>
    <w:rsid w:val="004F76EF"/>
    <w:rsid w:val="004F7B1C"/>
    <w:rsid w:val="004F7C9E"/>
    <w:rsid w:val="005002C0"/>
    <w:rsid w:val="00500D8F"/>
    <w:rsid w:val="00500F43"/>
    <w:rsid w:val="0050126F"/>
    <w:rsid w:val="005015C3"/>
    <w:rsid w:val="005019E4"/>
    <w:rsid w:val="005019FB"/>
    <w:rsid w:val="0050221D"/>
    <w:rsid w:val="005022A6"/>
    <w:rsid w:val="0050264D"/>
    <w:rsid w:val="00502848"/>
    <w:rsid w:val="00502926"/>
    <w:rsid w:val="00503307"/>
    <w:rsid w:val="005040EF"/>
    <w:rsid w:val="005046D1"/>
    <w:rsid w:val="00504EF6"/>
    <w:rsid w:val="00504FD4"/>
    <w:rsid w:val="005050EC"/>
    <w:rsid w:val="005062E2"/>
    <w:rsid w:val="005063BD"/>
    <w:rsid w:val="00506B82"/>
    <w:rsid w:val="00506CEB"/>
    <w:rsid w:val="00506DBB"/>
    <w:rsid w:val="00507580"/>
    <w:rsid w:val="00507A47"/>
    <w:rsid w:val="00510907"/>
    <w:rsid w:val="005109E5"/>
    <w:rsid w:val="00511086"/>
    <w:rsid w:val="0051187F"/>
    <w:rsid w:val="0051204C"/>
    <w:rsid w:val="00512FD0"/>
    <w:rsid w:val="0051312A"/>
    <w:rsid w:val="00513602"/>
    <w:rsid w:val="00513707"/>
    <w:rsid w:val="00513AB8"/>
    <w:rsid w:val="00513D97"/>
    <w:rsid w:val="00513DDC"/>
    <w:rsid w:val="00514167"/>
    <w:rsid w:val="00514FA0"/>
    <w:rsid w:val="0051500E"/>
    <w:rsid w:val="00515C3E"/>
    <w:rsid w:val="00515D21"/>
    <w:rsid w:val="00516302"/>
    <w:rsid w:val="0051648E"/>
    <w:rsid w:val="00516E24"/>
    <w:rsid w:val="005172DB"/>
    <w:rsid w:val="00517633"/>
    <w:rsid w:val="00517C17"/>
    <w:rsid w:val="005202E2"/>
    <w:rsid w:val="005207F2"/>
    <w:rsid w:val="00520A89"/>
    <w:rsid w:val="0052105F"/>
    <w:rsid w:val="00523111"/>
    <w:rsid w:val="005248E0"/>
    <w:rsid w:val="00524CDC"/>
    <w:rsid w:val="00524E06"/>
    <w:rsid w:val="00526303"/>
    <w:rsid w:val="00526641"/>
    <w:rsid w:val="00526DF7"/>
    <w:rsid w:val="00526ED4"/>
    <w:rsid w:val="00531112"/>
    <w:rsid w:val="0053250C"/>
    <w:rsid w:val="0053281E"/>
    <w:rsid w:val="005329B4"/>
    <w:rsid w:val="0053399D"/>
    <w:rsid w:val="005339A6"/>
    <w:rsid w:val="00533BC8"/>
    <w:rsid w:val="005355AA"/>
    <w:rsid w:val="00536416"/>
    <w:rsid w:val="005371A1"/>
    <w:rsid w:val="005373EC"/>
    <w:rsid w:val="0053797F"/>
    <w:rsid w:val="00537C96"/>
    <w:rsid w:val="00537FD9"/>
    <w:rsid w:val="00537FF6"/>
    <w:rsid w:val="005400EC"/>
    <w:rsid w:val="00540364"/>
    <w:rsid w:val="005412B5"/>
    <w:rsid w:val="0054197F"/>
    <w:rsid w:val="00541CFB"/>
    <w:rsid w:val="00542E2E"/>
    <w:rsid w:val="005430D2"/>
    <w:rsid w:val="00543209"/>
    <w:rsid w:val="005433B6"/>
    <w:rsid w:val="005444CD"/>
    <w:rsid w:val="00544834"/>
    <w:rsid w:val="00544DCB"/>
    <w:rsid w:val="00544FC1"/>
    <w:rsid w:val="00545FB2"/>
    <w:rsid w:val="00547165"/>
    <w:rsid w:val="005477A9"/>
    <w:rsid w:val="00547EA8"/>
    <w:rsid w:val="005500DC"/>
    <w:rsid w:val="0055037D"/>
    <w:rsid w:val="005507D3"/>
    <w:rsid w:val="00550857"/>
    <w:rsid w:val="005509DA"/>
    <w:rsid w:val="00551B74"/>
    <w:rsid w:val="005523BF"/>
    <w:rsid w:val="005530E3"/>
    <w:rsid w:val="00553300"/>
    <w:rsid w:val="0055372A"/>
    <w:rsid w:val="00553E49"/>
    <w:rsid w:val="00553E56"/>
    <w:rsid w:val="00554798"/>
    <w:rsid w:val="0055495D"/>
    <w:rsid w:val="00554AA4"/>
    <w:rsid w:val="00554C0A"/>
    <w:rsid w:val="00555618"/>
    <w:rsid w:val="00555CD0"/>
    <w:rsid w:val="0055663B"/>
    <w:rsid w:val="005569A8"/>
    <w:rsid w:val="005572A3"/>
    <w:rsid w:val="00557D27"/>
    <w:rsid w:val="0056040C"/>
    <w:rsid w:val="00560BFF"/>
    <w:rsid w:val="00561A57"/>
    <w:rsid w:val="00561D3B"/>
    <w:rsid w:val="00561E64"/>
    <w:rsid w:val="0056208C"/>
    <w:rsid w:val="00562315"/>
    <w:rsid w:val="00562EA0"/>
    <w:rsid w:val="00563452"/>
    <w:rsid w:val="00563656"/>
    <w:rsid w:val="00563952"/>
    <w:rsid w:val="00563CA9"/>
    <w:rsid w:val="0056510F"/>
    <w:rsid w:val="0056641C"/>
    <w:rsid w:val="005665C8"/>
    <w:rsid w:val="005671FB"/>
    <w:rsid w:val="005679B2"/>
    <w:rsid w:val="00567BE8"/>
    <w:rsid w:val="005702D3"/>
    <w:rsid w:val="00571633"/>
    <w:rsid w:val="00571BD9"/>
    <w:rsid w:val="00572E21"/>
    <w:rsid w:val="00572FE8"/>
    <w:rsid w:val="0057405F"/>
    <w:rsid w:val="005745CA"/>
    <w:rsid w:val="0057568E"/>
    <w:rsid w:val="00575972"/>
    <w:rsid w:val="00575D21"/>
    <w:rsid w:val="00576B93"/>
    <w:rsid w:val="005778A4"/>
    <w:rsid w:val="0058054A"/>
    <w:rsid w:val="00580566"/>
    <w:rsid w:val="005818B7"/>
    <w:rsid w:val="00581A80"/>
    <w:rsid w:val="00581FE4"/>
    <w:rsid w:val="00582088"/>
    <w:rsid w:val="00582502"/>
    <w:rsid w:val="00582EA1"/>
    <w:rsid w:val="00582ED0"/>
    <w:rsid w:val="005832E3"/>
    <w:rsid w:val="00583832"/>
    <w:rsid w:val="005838C4"/>
    <w:rsid w:val="00583989"/>
    <w:rsid w:val="0058418C"/>
    <w:rsid w:val="00584341"/>
    <w:rsid w:val="00584623"/>
    <w:rsid w:val="00584C20"/>
    <w:rsid w:val="00584F3F"/>
    <w:rsid w:val="0058521A"/>
    <w:rsid w:val="00585770"/>
    <w:rsid w:val="005858FC"/>
    <w:rsid w:val="00585AB7"/>
    <w:rsid w:val="00585C05"/>
    <w:rsid w:val="00585DF7"/>
    <w:rsid w:val="0058650A"/>
    <w:rsid w:val="005867E7"/>
    <w:rsid w:val="0058686D"/>
    <w:rsid w:val="005876C6"/>
    <w:rsid w:val="00587B86"/>
    <w:rsid w:val="00587C04"/>
    <w:rsid w:val="00587F65"/>
    <w:rsid w:val="00592908"/>
    <w:rsid w:val="00592C28"/>
    <w:rsid w:val="005932DC"/>
    <w:rsid w:val="00593A3C"/>
    <w:rsid w:val="00593CDD"/>
    <w:rsid w:val="0059462D"/>
    <w:rsid w:val="0059471B"/>
    <w:rsid w:val="00594C6B"/>
    <w:rsid w:val="00594E20"/>
    <w:rsid w:val="005955C3"/>
    <w:rsid w:val="00596ACF"/>
    <w:rsid w:val="0059723A"/>
    <w:rsid w:val="00597AFA"/>
    <w:rsid w:val="00597CDC"/>
    <w:rsid w:val="00597DB8"/>
    <w:rsid w:val="005A0762"/>
    <w:rsid w:val="005A0950"/>
    <w:rsid w:val="005A0C98"/>
    <w:rsid w:val="005A19B8"/>
    <w:rsid w:val="005A1AFD"/>
    <w:rsid w:val="005A245B"/>
    <w:rsid w:val="005A2AC7"/>
    <w:rsid w:val="005A33A1"/>
    <w:rsid w:val="005A393E"/>
    <w:rsid w:val="005A39DA"/>
    <w:rsid w:val="005A3DB0"/>
    <w:rsid w:val="005A4370"/>
    <w:rsid w:val="005A4733"/>
    <w:rsid w:val="005A4FA9"/>
    <w:rsid w:val="005A5283"/>
    <w:rsid w:val="005A55E5"/>
    <w:rsid w:val="005A5B9C"/>
    <w:rsid w:val="005A67E7"/>
    <w:rsid w:val="005A6919"/>
    <w:rsid w:val="005A691D"/>
    <w:rsid w:val="005A7818"/>
    <w:rsid w:val="005B06FB"/>
    <w:rsid w:val="005B0AF4"/>
    <w:rsid w:val="005B16DA"/>
    <w:rsid w:val="005B18C0"/>
    <w:rsid w:val="005B1992"/>
    <w:rsid w:val="005B1AFB"/>
    <w:rsid w:val="005B1C76"/>
    <w:rsid w:val="005B25DD"/>
    <w:rsid w:val="005B2F65"/>
    <w:rsid w:val="005B36FA"/>
    <w:rsid w:val="005B47BC"/>
    <w:rsid w:val="005B49E8"/>
    <w:rsid w:val="005B4AFD"/>
    <w:rsid w:val="005B6D4A"/>
    <w:rsid w:val="005B7309"/>
    <w:rsid w:val="005B7D1B"/>
    <w:rsid w:val="005B7D6D"/>
    <w:rsid w:val="005B7EA7"/>
    <w:rsid w:val="005C0453"/>
    <w:rsid w:val="005C04C5"/>
    <w:rsid w:val="005C070B"/>
    <w:rsid w:val="005C073F"/>
    <w:rsid w:val="005C0801"/>
    <w:rsid w:val="005C10C4"/>
    <w:rsid w:val="005C1843"/>
    <w:rsid w:val="005C1D70"/>
    <w:rsid w:val="005C205E"/>
    <w:rsid w:val="005C2607"/>
    <w:rsid w:val="005C28DE"/>
    <w:rsid w:val="005C2C82"/>
    <w:rsid w:val="005C2D9F"/>
    <w:rsid w:val="005C3186"/>
    <w:rsid w:val="005C3AC1"/>
    <w:rsid w:val="005C3F49"/>
    <w:rsid w:val="005C4073"/>
    <w:rsid w:val="005C423F"/>
    <w:rsid w:val="005C43EB"/>
    <w:rsid w:val="005C4646"/>
    <w:rsid w:val="005C5068"/>
    <w:rsid w:val="005C5599"/>
    <w:rsid w:val="005C56C6"/>
    <w:rsid w:val="005C64CF"/>
    <w:rsid w:val="005C6D40"/>
    <w:rsid w:val="005C71EF"/>
    <w:rsid w:val="005C7566"/>
    <w:rsid w:val="005C7C46"/>
    <w:rsid w:val="005C7CD7"/>
    <w:rsid w:val="005C7EA6"/>
    <w:rsid w:val="005C7FEE"/>
    <w:rsid w:val="005D03FD"/>
    <w:rsid w:val="005D0FFC"/>
    <w:rsid w:val="005D1364"/>
    <w:rsid w:val="005D19D3"/>
    <w:rsid w:val="005D19EF"/>
    <w:rsid w:val="005D2A44"/>
    <w:rsid w:val="005D2DDC"/>
    <w:rsid w:val="005D2EAC"/>
    <w:rsid w:val="005D2FA0"/>
    <w:rsid w:val="005D343C"/>
    <w:rsid w:val="005D3C0A"/>
    <w:rsid w:val="005D3C9E"/>
    <w:rsid w:val="005D48E7"/>
    <w:rsid w:val="005D5D3E"/>
    <w:rsid w:val="005D60E5"/>
    <w:rsid w:val="005D6432"/>
    <w:rsid w:val="005D67C4"/>
    <w:rsid w:val="005D6BBE"/>
    <w:rsid w:val="005D712C"/>
    <w:rsid w:val="005D769F"/>
    <w:rsid w:val="005D7918"/>
    <w:rsid w:val="005D7C6C"/>
    <w:rsid w:val="005E0197"/>
    <w:rsid w:val="005E02AA"/>
    <w:rsid w:val="005E0893"/>
    <w:rsid w:val="005E0D78"/>
    <w:rsid w:val="005E196D"/>
    <w:rsid w:val="005E1CD8"/>
    <w:rsid w:val="005E2448"/>
    <w:rsid w:val="005E2A8B"/>
    <w:rsid w:val="005E2C09"/>
    <w:rsid w:val="005E31B2"/>
    <w:rsid w:val="005E350E"/>
    <w:rsid w:val="005E37F9"/>
    <w:rsid w:val="005E3916"/>
    <w:rsid w:val="005E43EC"/>
    <w:rsid w:val="005E5540"/>
    <w:rsid w:val="005E59CF"/>
    <w:rsid w:val="005E5B12"/>
    <w:rsid w:val="005E66D5"/>
    <w:rsid w:val="005E78A6"/>
    <w:rsid w:val="005E7F42"/>
    <w:rsid w:val="005E7FF7"/>
    <w:rsid w:val="005F0090"/>
    <w:rsid w:val="005F01DC"/>
    <w:rsid w:val="005F07BB"/>
    <w:rsid w:val="005F09E4"/>
    <w:rsid w:val="005F0CA4"/>
    <w:rsid w:val="005F1453"/>
    <w:rsid w:val="005F1790"/>
    <w:rsid w:val="005F21FE"/>
    <w:rsid w:val="005F2BD2"/>
    <w:rsid w:val="005F2C7C"/>
    <w:rsid w:val="005F5467"/>
    <w:rsid w:val="005F5ABA"/>
    <w:rsid w:val="005F5B52"/>
    <w:rsid w:val="005F5DBA"/>
    <w:rsid w:val="005F5E41"/>
    <w:rsid w:val="005F6A0F"/>
    <w:rsid w:val="005F6AAB"/>
    <w:rsid w:val="005F7273"/>
    <w:rsid w:val="005F7602"/>
    <w:rsid w:val="005F760E"/>
    <w:rsid w:val="005F77E8"/>
    <w:rsid w:val="005F79F0"/>
    <w:rsid w:val="005F7A4F"/>
    <w:rsid w:val="005F7C17"/>
    <w:rsid w:val="005F7C7A"/>
    <w:rsid w:val="005F7D1B"/>
    <w:rsid w:val="005F7E4C"/>
    <w:rsid w:val="00600309"/>
    <w:rsid w:val="006004E6"/>
    <w:rsid w:val="00600753"/>
    <w:rsid w:val="00600801"/>
    <w:rsid w:val="00600B34"/>
    <w:rsid w:val="00600C44"/>
    <w:rsid w:val="0060194F"/>
    <w:rsid w:val="0060228A"/>
    <w:rsid w:val="0060281B"/>
    <w:rsid w:val="006029C9"/>
    <w:rsid w:val="00602AAD"/>
    <w:rsid w:val="00602E77"/>
    <w:rsid w:val="0060361B"/>
    <w:rsid w:val="00603B4F"/>
    <w:rsid w:val="00605498"/>
    <w:rsid w:val="00605C9A"/>
    <w:rsid w:val="0060662C"/>
    <w:rsid w:val="00606986"/>
    <w:rsid w:val="00606AD3"/>
    <w:rsid w:val="00606F52"/>
    <w:rsid w:val="006070A9"/>
    <w:rsid w:val="00607400"/>
    <w:rsid w:val="00607458"/>
    <w:rsid w:val="0060773C"/>
    <w:rsid w:val="00607891"/>
    <w:rsid w:val="00610504"/>
    <w:rsid w:val="006107FB"/>
    <w:rsid w:val="00610828"/>
    <w:rsid w:val="00610CE8"/>
    <w:rsid w:val="00610D36"/>
    <w:rsid w:val="00611052"/>
    <w:rsid w:val="006112CF"/>
    <w:rsid w:val="00611329"/>
    <w:rsid w:val="0061134E"/>
    <w:rsid w:val="006115A4"/>
    <w:rsid w:val="00611ADD"/>
    <w:rsid w:val="00611E85"/>
    <w:rsid w:val="00611EB8"/>
    <w:rsid w:val="0061225A"/>
    <w:rsid w:val="0061272D"/>
    <w:rsid w:val="00613970"/>
    <w:rsid w:val="00613BBB"/>
    <w:rsid w:val="00613BF6"/>
    <w:rsid w:val="00614230"/>
    <w:rsid w:val="00614EAF"/>
    <w:rsid w:val="00615270"/>
    <w:rsid w:val="00615446"/>
    <w:rsid w:val="00616535"/>
    <w:rsid w:val="00616773"/>
    <w:rsid w:val="00616A7C"/>
    <w:rsid w:val="006177F6"/>
    <w:rsid w:val="006179B1"/>
    <w:rsid w:val="0062004F"/>
    <w:rsid w:val="00620BC0"/>
    <w:rsid w:val="00621695"/>
    <w:rsid w:val="00621A23"/>
    <w:rsid w:val="00621E34"/>
    <w:rsid w:val="006220D3"/>
    <w:rsid w:val="0062272D"/>
    <w:rsid w:val="006228F4"/>
    <w:rsid w:val="00622A5F"/>
    <w:rsid w:val="006230B4"/>
    <w:rsid w:val="006232FA"/>
    <w:rsid w:val="00623608"/>
    <w:rsid w:val="00624E35"/>
    <w:rsid w:val="0062550E"/>
    <w:rsid w:val="0062578C"/>
    <w:rsid w:val="006258B8"/>
    <w:rsid w:val="0062620B"/>
    <w:rsid w:val="00626CB4"/>
    <w:rsid w:val="00627A4E"/>
    <w:rsid w:val="00627D23"/>
    <w:rsid w:val="00630028"/>
    <w:rsid w:val="00630170"/>
    <w:rsid w:val="00630983"/>
    <w:rsid w:val="00630EC3"/>
    <w:rsid w:val="006313EA"/>
    <w:rsid w:val="00631452"/>
    <w:rsid w:val="00631A2F"/>
    <w:rsid w:val="00631B8A"/>
    <w:rsid w:val="00631D52"/>
    <w:rsid w:val="0063207B"/>
    <w:rsid w:val="0063266E"/>
    <w:rsid w:val="00632E19"/>
    <w:rsid w:val="00633943"/>
    <w:rsid w:val="0063494B"/>
    <w:rsid w:val="00634A97"/>
    <w:rsid w:val="00635762"/>
    <w:rsid w:val="00635D0C"/>
    <w:rsid w:val="00635EC9"/>
    <w:rsid w:val="00636D37"/>
    <w:rsid w:val="00637901"/>
    <w:rsid w:val="00637BFB"/>
    <w:rsid w:val="00640914"/>
    <w:rsid w:val="00641895"/>
    <w:rsid w:val="00642A58"/>
    <w:rsid w:val="00642A60"/>
    <w:rsid w:val="00642CCB"/>
    <w:rsid w:val="006432F2"/>
    <w:rsid w:val="00643AF8"/>
    <w:rsid w:val="00644606"/>
    <w:rsid w:val="00644664"/>
    <w:rsid w:val="006447D7"/>
    <w:rsid w:val="0064486B"/>
    <w:rsid w:val="006451A2"/>
    <w:rsid w:val="00645393"/>
    <w:rsid w:val="00645A01"/>
    <w:rsid w:val="00645B4F"/>
    <w:rsid w:val="006462F3"/>
    <w:rsid w:val="00646511"/>
    <w:rsid w:val="00646F2C"/>
    <w:rsid w:val="00647049"/>
    <w:rsid w:val="006479AE"/>
    <w:rsid w:val="00647D6E"/>
    <w:rsid w:val="0065070B"/>
    <w:rsid w:val="0065078E"/>
    <w:rsid w:val="00650B78"/>
    <w:rsid w:val="00650BE4"/>
    <w:rsid w:val="006516EA"/>
    <w:rsid w:val="00652943"/>
    <w:rsid w:val="006529ED"/>
    <w:rsid w:val="00652DF4"/>
    <w:rsid w:val="00652E1F"/>
    <w:rsid w:val="006530AB"/>
    <w:rsid w:val="00653183"/>
    <w:rsid w:val="006538EB"/>
    <w:rsid w:val="00653A9A"/>
    <w:rsid w:val="006550F1"/>
    <w:rsid w:val="006551C7"/>
    <w:rsid w:val="00655A44"/>
    <w:rsid w:val="00655ABE"/>
    <w:rsid w:val="006566D2"/>
    <w:rsid w:val="00656ECF"/>
    <w:rsid w:val="0065729C"/>
    <w:rsid w:val="00657BF9"/>
    <w:rsid w:val="00657FDE"/>
    <w:rsid w:val="00660352"/>
    <w:rsid w:val="00660713"/>
    <w:rsid w:val="00660730"/>
    <w:rsid w:val="00660C6A"/>
    <w:rsid w:val="00660DB8"/>
    <w:rsid w:val="00661318"/>
    <w:rsid w:val="00661F24"/>
    <w:rsid w:val="0066236C"/>
    <w:rsid w:val="006623B5"/>
    <w:rsid w:val="00662ECC"/>
    <w:rsid w:val="006632B2"/>
    <w:rsid w:val="006632CC"/>
    <w:rsid w:val="00663532"/>
    <w:rsid w:val="00663CEB"/>
    <w:rsid w:val="00663D1E"/>
    <w:rsid w:val="00664119"/>
    <w:rsid w:val="00665F7F"/>
    <w:rsid w:val="006668E4"/>
    <w:rsid w:val="006672AB"/>
    <w:rsid w:val="0066733B"/>
    <w:rsid w:val="00667678"/>
    <w:rsid w:val="00667E0C"/>
    <w:rsid w:val="0067053C"/>
    <w:rsid w:val="00670677"/>
    <w:rsid w:val="00670D3E"/>
    <w:rsid w:val="00670D7F"/>
    <w:rsid w:val="00671605"/>
    <w:rsid w:val="00671DE0"/>
    <w:rsid w:val="00672024"/>
    <w:rsid w:val="0067213E"/>
    <w:rsid w:val="00672559"/>
    <w:rsid w:val="0067260F"/>
    <w:rsid w:val="0067272B"/>
    <w:rsid w:val="00673A37"/>
    <w:rsid w:val="00673E89"/>
    <w:rsid w:val="00673ED9"/>
    <w:rsid w:val="0067415C"/>
    <w:rsid w:val="00675760"/>
    <w:rsid w:val="00675E19"/>
    <w:rsid w:val="006765A4"/>
    <w:rsid w:val="006768EF"/>
    <w:rsid w:val="00676A03"/>
    <w:rsid w:val="00676BD0"/>
    <w:rsid w:val="00676E90"/>
    <w:rsid w:val="00677A0E"/>
    <w:rsid w:val="00677AC7"/>
    <w:rsid w:val="00677BB9"/>
    <w:rsid w:val="00680831"/>
    <w:rsid w:val="00680C66"/>
    <w:rsid w:val="0068142F"/>
    <w:rsid w:val="00681498"/>
    <w:rsid w:val="00681798"/>
    <w:rsid w:val="006818E2"/>
    <w:rsid w:val="00681A2F"/>
    <w:rsid w:val="00682BD2"/>
    <w:rsid w:val="006835E5"/>
    <w:rsid w:val="006839A1"/>
    <w:rsid w:val="00683C33"/>
    <w:rsid w:val="006849A3"/>
    <w:rsid w:val="00684C85"/>
    <w:rsid w:val="00684D3B"/>
    <w:rsid w:val="00684E89"/>
    <w:rsid w:val="006854C3"/>
    <w:rsid w:val="006859C0"/>
    <w:rsid w:val="00686655"/>
    <w:rsid w:val="00687194"/>
    <w:rsid w:val="00687B9D"/>
    <w:rsid w:val="0069001B"/>
    <w:rsid w:val="00690326"/>
    <w:rsid w:val="006918F3"/>
    <w:rsid w:val="00691AC0"/>
    <w:rsid w:val="00691C88"/>
    <w:rsid w:val="00691E9B"/>
    <w:rsid w:val="00691EF3"/>
    <w:rsid w:val="00691F73"/>
    <w:rsid w:val="00692342"/>
    <w:rsid w:val="0069299A"/>
    <w:rsid w:val="006929E7"/>
    <w:rsid w:val="00692ACF"/>
    <w:rsid w:val="00692D73"/>
    <w:rsid w:val="006939B7"/>
    <w:rsid w:val="006940FD"/>
    <w:rsid w:val="006943B0"/>
    <w:rsid w:val="00694CC9"/>
    <w:rsid w:val="006952E0"/>
    <w:rsid w:val="006959D1"/>
    <w:rsid w:val="006967F9"/>
    <w:rsid w:val="00696997"/>
    <w:rsid w:val="00697126"/>
    <w:rsid w:val="00697842"/>
    <w:rsid w:val="0069789F"/>
    <w:rsid w:val="00697FF3"/>
    <w:rsid w:val="006A01CD"/>
    <w:rsid w:val="006A0A13"/>
    <w:rsid w:val="006A1522"/>
    <w:rsid w:val="006A1C4E"/>
    <w:rsid w:val="006A1DA2"/>
    <w:rsid w:val="006A25A5"/>
    <w:rsid w:val="006A2A83"/>
    <w:rsid w:val="006A2F06"/>
    <w:rsid w:val="006A38DD"/>
    <w:rsid w:val="006A48F2"/>
    <w:rsid w:val="006A4B03"/>
    <w:rsid w:val="006A51C5"/>
    <w:rsid w:val="006A5310"/>
    <w:rsid w:val="006A56BC"/>
    <w:rsid w:val="006A5766"/>
    <w:rsid w:val="006A5A3E"/>
    <w:rsid w:val="006A5BA6"/>
    <w:rsid w:val="006A5E84"/>
    <w:rsid w:val="006A6162"/>
    <w:rsid w:val="006A653A"/>
    <w:rsid w:val="006A6896"/>
    <w:rsid w:val="006A7A26"/>
    <w:rsid w:val="006A7F5D"/>
    <w:rsid w:val="006B011F"/>
    <w:rsid w:val="006B058D"/>
    <w:rsid w:val="006B0D8A"/>
    <w:rsid w:val="006B114F"/>
    <w:rsid w:val="006B1163"/>
    <w:rsid w:val="006B1388"/>
    <w:rsid w:val="006B1640"/>
    <w:rsid w:val="006B1953"/>
    <w:rsid w:val="006B197C"/>
    <w:rsid w:val="006B1EDE"/>
    <w:rsid w:val="006B2888"/>
    <w:rsid w:val="006B2970"/>
    <w:rsid w:val="006B2B82"/>
    <w:rsid w:val="006B3531"/>
    <w:rsid w:val="006B381A"/>
    <w:rsid w:val="006B39E1"/>
    <w:rsid w:val="006B3A10"/>
    <w:rsid w:val="006B4670"/>
    <w:rsid w:val="006B4A4B"/>
    <w:rsid w:val="006B4A89"/>
    <w:rsid w:val="006B4B10"/>
    <w:rsid w:val="006B549A"/>
    <w:rsid w:val="006B558B"/>
    <w:rsid w:val="006B55C6"/>
    <w:rsid w:val="006B6508"/>
    <w:rsid w:val="006B65BA"/>
    <w:rsid w:val="006B7479"/>
    <w:rsid w:val="006B77D1"/>
    <w:rsid w:val="006C0485"/>
    <w:rsid w:val="006C157D"/>
    <w:rsid w:val="006C2736"/>
    <w:rsid w:val="006C32E3"/>
    <w:rsid w:val="006C3A08"/>
    <w:rsid w:val="006C3C7C"/>
    <w:rsid w:val="006C3E8E"/>
    <w:rsid w:val="006C4179"/>
    <w:rsid w:val="006C431A"/>
    <w:rsid w:val="006C49AB"/>
    <w:rsid w:val="006C5045"/>
    <w:rsid w:val="006C536D"/>
    <w:rsid w:val="006C5839"/>
    <w:rsid w:val="006C5920"/>
    <w:rsid w:val="006C5954"/>
    <w:rsid w:val="006C5DD2"/>
    <w:rsid w:val="006C5FD0"/>
    <w:rsid w:val="006C621C"/>
    <w:rsid w:val="006C6C46"/>
    <w:rsid w:val="006C720D"/>
    <w:rsid w:val="006D0392"/>
    <w:rsid w:val="006D0EFA"/>
    <w:rsid w:val="006D0FAF"/>
    <w:rsid w:val="006D1F78"/>
    <w:rsid w:val="006D26F4"/>
    <w:rsid w:val="006D2879"/>
    <w:rsid w:val="006D3097"/>
    <w:rsid w:val="006D3156"/>
    <w:rsid w:val="006D32AF"/>
    <w:rsid w:val="006D3C71"/>
    <w:rsid w:val="006D51FB"/>
    <w:rsid w:val="006D5E15"/>
    <w:rsid w:val="006D6278"/>
    <w:rsid w:val="006D6F9C"/>
    <w:rsid w:val="006D71D9"/>
    <w:rsid w:val="006D76EB"/>
    <w:rsid w:val="006D7992"/>
    <w:rsid w:val="006D7B66"/>
    <w:rsid w:val="006E01C8"/>
    <w:rsid w:val="006E0D43"/>
    <w:rsid w:val="006E0FB7"/>
    <w:rsid w:val="006E0FE0"/>
    <w:rsid w:val="006E11DA"/>
    <w:rsid w:val="006E1792"/>
    <w:rsid w:val="006E2015"/>
    <w:rsid w:val="006E204C"/>
    <w:rsid w:val="006E2F49"/>
    <w:rsid w:val="006E304E"/>
    <w:rsid w:val="006E3873"/>
    <w:rsid w:val="006E3A2D"/>
    <w:rsid w:val="006E3A9D"/>
    <w:rsid w:val="006E3CCD"/>
    <w:rsid w:val="006E3D7C"/>
    <w:rsid w:val="006E4610"/>
    <w:rsid w:val="006E5833"/>
    <w:rsid w:val="006E62F0"/>
    <w:rsid w:val="006E68EB"/>
    <w:rsid w:val="006E6D13"/>
    <w:rsid w:val="006E7787"/>
    <w:rsid w:val="006E7A1B"/>
    <w:rsid w:val="006F03F3"/>
    <w:rsid w:val="006F0B7D"/>
    <w:rsid w:val="006F1505"/>
    <w:rsid w:val="006F172B"/>
    <w:rsid w:val="006F1871"/>
    <w:rsid w:val="006F2EC8"/>
    <w:rsid w:val="006F3087"/>
    <w:rsid w:val="006F3BB1"/>
    <w:rsid w:val="006F3F93"/>
    <w:rsid w:val="006F4044"/>
    <w:rsid w:val="006F43C1"/>
    <w:rsid w:val="006F4C89"/>
    <w:rsid w:val="006F5B45"/>
    <w:rsid w:val="006F5D7B"/>
    <w:rsid w:val="006F5F23"/>
    <w:rsid w:val="006F5F2F"/>
    <w:rsid w:val="006F63EE"/>
    <w:rsid w:val="006F6A3F"/>
    <w:rsid w:val="006F6E69"/>
    <w:rsid w:val="006F6F50"/>
    <w:rsid w:val="006F7525"/>
    <w:rsid w:val="006F75B4"/>
    <w:rsid w:val="006F7943"/>
    <w:rsid w:val="006F7AEE"/>
    <w:rsid w:val="0070093D"/>
    <w:rsid w:val="00700AAB"/>
    <w:rsid w:val="00700E2B"/>
    <w:rsid w:val="00701967"/>
    <w:rsid w:val="007020F5"/>
    <w:rsid w:val="00702570"/>
    <w:rsid w:val="00703A92"/>
    <w:rsid w:val="00704BA1"/>
    <w:rsid w:val="00704D91"/>
    <w:rsid w:val="0070560A"/>
    <w:rsid w:val="007059F6"/>
    <w:rsid w:val="00706427"/>
    <w:rsid w:val="007064B6"/>
    <w:rsid w:val="007066B9"/>
    <w:rsid w:val="00707067"/>
    <w:rsid w:val="00707559"/>
    <w:rsid w:val="00707736"/>
    <w:rsid w:val="007077F2"/>
    <w:rsid w:val="00707989"/>
    <w:rsid w:val="00707C30"/>
    <w:rsid w:val="007103D1"/>
    <w:rsid w:val="0071043F"/>
    <w:rsid w:val="007106FD"/>
    <w:rsid w:val="007113D2"/>
    <w:rsid w:val="00711610"/>
    <w:rsid w:val="00711CA1"/>
    <w:rsid w:val="0071254C"/>
    <w:rsid w:val="0071271B"/>
    <w:rsid w:val="00713155"/>
    <w:rsid w:val="00713ECA"/>
    <w:rsid w:val="00713FC1"/>
    <w:rsid w:val="007143E7"/>
    <w:rsid w:val="00714432"/>
    <w:rsid w:val="0071529F"/>
    <w:rsid w:val="007153FD"/>
    <w:rsid w:val="00715B69"/>
    <w:rsid w:val="00715C96"/>
    <w:rsid w:val="00716328"/>
    <w:rsid w:val="007168BE"/>
    <w:rsid w:val="0071696D"/>
    <w:rsid w:val="00716E89"/>
    <w:rsid w:val="00716F35"/>
    <w:rsid w:val="00717FD7"/>
    <w:rsid w:val="00720769"/>
    <w:rsid w:val="0072146C"/>
    <w:rsid w:val="007215B3"/>
    <w:rsid w:val="00721DE4"/>
    <w:rsid w:val="00722D34"/>
    <w:rsid w:val="0072346C"/>
    <w:rsid w:val="007239D0"/>
    <w:rsid w:val="00724376"/>
    <w:rsid w:val="0072554E"/>
    <w:rsid w:val="0072572F"/>
    <w:rsid w:val="00725AA6"/>
    <w:rsid w:val="00725AD2"/>
    <w:rsid w:val="00725B89"/>
    <w:rsid w:val="00726A65"/>
    <w:rsid w:val="00726D94"/>
    <w:rsid w:val="00727093"/>
    <w:rsid w:val="00727B8D"/>
    <w:rsid w:val="007308BE"/>
    <w:rsid w:val="00730AF8"/>
    <w:rsid w:val="00730F25"/>
    <w:rsid w:val="00731128"/>
    <w:rsid w:val="007312D1"/>
    <w:rsid w:val="00731310"/>
    <w:rsid w:val="00731747"/>
    <w:rsid w:val="0073242C"/>
    <w:rsid w:val="00733609"/>
    <w:rsid w:val="0073396B"/>
    <w:rsid w:val="00733EE9"/>
    <w:rsid w:val="00733FA8"/>
    <w:rsid w:val="00734726"/>
    <w:rsid w:val="00734E4D"/>
    <w:rsid w:val="007353DF"/>
    <w:rsid w:val="007359EB"/>
    <w:rsid w:val="00735B7F"/>
    <w:rsid w:val="00735EFF"/>
    <w:rsid w:val="00736037"/>
    <w:rsid w:val="0073614A"/>
    <w:rsid w:val="00736FF6"/>
    <w:rsid w:val="00737CAD"/>
    <w:rsid w:val="0074005F"/>
    <w:rsid w:val="007403D8"/>
    <w:rsid w:val="00740674"/>
    <w:rsid w:val="00740A02"/>
    <w:rsid w:val="00740B69"/>
    <w:rsid w:val="00741790"/>
    <w:rsid w:val="0074181B"/>
    <w:rsid w:val="00742E5F"/>
    <w:rsid w:val="00745FA3"/>
    <w:rsid w:val="0074736A"/>
    <w:rsid w:val="007475A4"/>
    <w:rsid w:val="007479F8"/>
    <w:rsid w:val="00747BAE"/>
    <w:rsid w:val="00750053"/>
    <w:rsid w:val="007507A2"/>
    <w:rsid w:val="007508E3"/>
    <w:rsid w:val="00750BD6"/>
    <w:rsid w:val="00750DFF"/>
    <w:rsid w:val="00752FA9"/>
    <w:rsid w:val="00753584"/>
    <w:rsid w:val="00753880"/>
    <w:rsid w:val="0075395D"/>
    <w:rsid w:val="00753A4D"/>
    <w:rsid w:val="00754105"/>
    <w:rsid w:val="007554EA"/>
    <w:rsid w:val="00755CC7"/>
    <w:rsid w:val="007577EE"/>
    <w:rsid w:val="00757A3A"/>
    <w:rsid w:val="00757D46"/>
    <w:rsid w:val="00757E38"/>
    <w:rsid w:val="00757F28"/>
    <w:rsid w:val="00757FBD"/>
    <w:rsid w:val="00760ADA"/>
    <w:rsid w:val="007610D1"/>
    <w:rsid w:val="00761122"/>
    <w:rsid w:val="007629B1"/>
    <w:rsid w:val="0076342B"/>
    <w:rsid w:val="00763D18"/>
    <w:rsid w:val="00763DB4"/>
    <w:rsid w:val="00763EA4"/>
    <w:rsid w:val="00763F9D"/>
    <w:rsid w:val="0076537E"/>
    <w:rsid w:val="0076539A"/>
    <w:rsid w:val="00765CDE"/>
    <w:rsid w:val="00765EB9"/>
    <w:rsid w:val="00766147"/>
    <w:rsid w:val="00766402"/>
    <w:rsid w:val="00766982"/>
    <w:rsid w:val="00767265"/>
    <w:rsid w:val="007703BC"/>
    <w:rsid w:val="00770655"/>
    <w:rsid w:val="00770A9D"/>
    <w:rsid w:val="00770C52"/>
    <w:rsid w:val="00771873"/>
    <w:rsid w:val="00771B71"/>
    <w:rsid w:val="00772626"/>
    <w:rsid w:val="00772A0B"/>
    <w:rsid w:val="007738EC"/>
    <w:rsid w:val="00774818"/>
    <w:rsid w:val="00774B2B"/>
    <w:rsid w:val="00774CAF"/>
    <w:rsid w:val="00775060"/>
    <w:rsid w:val="00775611"/>
    <w:rsid w:val="0077598A"/>
    <w:rsid w:val="00776547"/>
    <w:rsid w:val="0077740B"/>
    <w:rsid w:val="007801C6"/>
    <w:rsid w:val="00780307"/>
    <w:rsid w:val="00780646"/>
    <w:rsid w:val="007806CC"/>
    <w:rsid w:val="00780DFD"/>
    <w:rsid w:val="00782941"/>
    <w:rsid w:val="00782DCB"/>
    <w:rsid w:val="00783092"/>
    <w:rsid w:val="00783B4A"/>
    <w:rsid w:val="00783F04"/>
    <w:rsid w:val="00784926"/>
    <w:rsid w:val="007855AE"/>
    <w:rsid w:val="00786C64"/>
    <w:rsid w:val="00787103"/>
    <w:rsid w:val="0078770C"/>
    <w:rsid w:val="0078772C"/>
    <w:rsid w:val="00787803"/>
    <w:rsid w:val="00787A88"/>
    <w:rsid w:val="00787F2E"/>
    <w:rsid w:val="00790B05"/>
    <w:rsid w:val="007910C2"/>
    <w:rsid w:val="007916B7"/>
    <w:rsid w:val="007929E0"/>
    <w:rsid w:val="007934A9"/>
    <w:rsid w:val="0079387D"/>
    <w:rsid w:val="00794508"/>
    <w:rsid w:val="00794FE1"/>
    <w:rsid w:val="00795159"/>
    <w:rsid w:val="00795F11"/>
    <w:rsid w:val="007965E0"/>
    <w:rsid w:val="00796AAE"/>
    <w:rsid w:val="00797BED"/>
    <w:rsid w:val="00797E22"/>
    <w:rsid w:val="007A14DD"/>
    <w:rsid w:val="007A1669"/>
    <w:rsid w:val="007A16F8"/>
    <w:rsid w:val="007A17E6"/>
    <w:rsid w:val="007A1A84"/>
    <w:rsid w:val="007A1B27"/>
    <w:rsid w:val="007A1CC8"/>
    <w:rsid w:val="007A21A6"/>
    <w:rsid w:val="007A2724"/>
    <w:rsid w:val="007A274B"/>
    <w:rsid w:val="007A2AF5"/>
    <w:rsid w:val="007A32EE"/>
    <w:rsid w:val="007A353A"/>
    <w:rsid w:val="007A35CB"/>
    <w:rsid w:val="007A3783"/>
    <w:rsid w:val="007A3CA3"/>
    <w:rsid w:val="007A4196"/>
    <w:rsid w:val="007A4454"/>
    <w:rsid w:val="007A4588"/>
    <w:rsid w:val="007A4A5B"/>
    <w:rsid w:val="007A4C6D"/>
    <w:rsid w:val="007A4FEA"/>
    <w:rsid w:val="007A59F5"/>
    <w:rsid w:val="007A5C33"/>
    <w:rsid w:val="007A621C"/>
    <w:rsid w:val="007A6738"/>
    <w:rsid w:val="007A6FB4"/>
    <w:rsid w:val="007A7006"/>
    <w:rsid w:val="007A7250"/>
    <w:rsid w:val="007A76BC"/>
    <w:rsid w:val="007A7985"/>
    <w:rsid w:val="007B04B9"/>
    <w:rsid w:val="007B055F"/>
    <w:rsid w:val="007B0D13"/>
    <w:rsid w:val="007B145B"/>
    <w:rsid w:val="007B1522"/>
    <w:rsid w:val="007B17DA"/>
    <w:rsid w:val="007B236C"/>
    <w:rsid w:val="007B2830"/>
    <w:rsid w:val="007B2983"/>
    <w:rsid w:val="007B423E"/>
    <w:rsid w:val="007B503B"/>
    <w:rsid w:val="007B52DC"/>
    <w:rsid w:val="007B56DD"/>
    <w:rsid w:val="007B603A"/>
    <w:rsid w:val="007B6AE1"/>
    <w:rsid w:val="007B6DFA"/>
    <w:rsid w:val="007B6FF8"/>
    <w:rsid w:val="007B7317"/>
    <w:rsid w:val="007B751B"/>
    <w:rsid w:val="007B7527"/>
    <w:rsid w:val="007B7B0E"/>
    <w:rsid w:val="007C00AD"/>
    <w:rsid w:val="007C0A9F"/>
    <w:rsid w:val="007C0C5D"/>
    <w:rsid w:val="007C1879"/>
    <w:rsid w:val="007C1EFA"/>
    <w:rsid w:val="007C21D6"/>
    <w:rsid w:val="007C3184"/>
    <w:rsid w:val="007C37F9"/>
    <w:rsid w:val="007C3A0B"/>
    <w:rsid w:val="007C47E6"/>
    <w:rsid w:val="007C48BA"/>
    <w:rsid w:val="007C4D7B"/>
    <w:rsid w:val="007C4DE2"/>
    <w:rsid w:val="007C533D"/>
    <w:rsid w:val="007C5456"/>
    <w:rsid w:val="007C6199"/>
    <w:rsid w:val="007C6553"/>
    <w:rsid w:val="007C65D8"/>
    <w:rsid w:val="007C698F"/>
    <w:rsid w:val="007C701E"/>
    <w:rsid w:val="007C73AE"/>
    <w:rsid w:val="007C7538"/>
    <w:rsid w:val="007D02B1"/>
    <w:rsid w:val="007D05DA"/>
    <w:rsid w:val="007D16C8"/>
    <w:rsid w:val="007D16D6"/>
    <w:rsid w:val="007D1704"/>
    <w:rsid w:val="007D1A77"/>
    <w:rsid w:val="007D1D68"/>
    <w:rsid w:val="007D215C"/>
    <w:rsid w:val="007D23FE"/>
    <w:rsid w:val="007D295B"/>
    <w:rsid w:val="007D2AF7"/>
    <w:rsid w:val="007D2C60"/>
    <w:rsid w:val="007D32D4"/>
    <w:rsid w:val="007D35D8"/>
    <w:rsid w:val="007D3679"/>
    <w:rsid w:val="007D3BEC"/>
    <w:rsid w:val="007D569E"/>
    <w:rsid w:val="007D5808"/>
    <w:rsid w:val="007D5A35"/>
    <w:rsid w:val="007D6535"/>
    <w:rsid w:val="007D788E"/>
    <w:rsid w:val="007D7EA4"/>
    <w:rsid w:val="007D7FD0"/>
    <w:rsid w:val="007E0695"/>
    <w:rsid w:val="007E0B1C"/>
    <w:rsid w:val="007E0B41"/>
    <w:rsid w:val="007E0F19"/>
    <w:rsid w:val="007E119A"/>
    <w:rsid w:val="007E1526"/>
    <w:rsid w:val="007E33C1"/>
    <w:rsid w:val="007E35DA"/>
    <w:rsid w:val="007E39C4"/>
    <w:rsid w:val="007E4D97"/>
    <w:rsid w:val="007E517A"/>
    <w:rsid w:val="007E61D8"/>
    <w:rsid w:val="007E6DB1"/>
    <w:rsid w:val="007E6F08"/>
    <w:rsid w:val="007E7190"/>
    <w:rsid w:val="007E7411"/>
    <w:rsid w:val="007E7677"/>
    <w:rsid w:val="007E78B8"/>
    <w:rsid w:val="007E7AB0"/>
    <w:rsid w:val="007E7D80"/>
    <w:rsid w:val="007E7E99"/>
    <w:rsid w:val="007F09EC"/>
    <w:rsid w:val="007F117B"/>
    <w:rsid w:val="007F167A"/>
    <w:rsid w:val="007F1ADF"/>
    <w:rsid w:val="007F1BDC"/>
    <w:rsid w:val="007F1C80"/>
    <w:rsid w:val="007F2B77"/>
    <w:rsid w:val="007F2F18"/>
    <w:rsid w:val="007F3BF3"/>
    <w:rsid w:val="007F3C7F"/>
    <w:rsid w:val="007F3E91"/>
    <w:rsid w:val="007F4BF1"/>
    <w:rsid w:val="007F4DEE"/>
    <w:rsid w:val="007F5B24"/>
    <w:rsid w:val="007F5E8A"/>
    <w:rsid w:val="007F5EA0"/>
    <w:rsid w:val="007F694B"/>
    <w:rsid w:val="007F6F56"/>
    <w:rsid w:val="007F73BC"/>
    <w:rsid w:val="007F7BA2"/>
    <w:rsid w:val="007F7DB6"/>
    <w:rsid w:val="0080018E"/>
    <w:rsid w:val="00800EA3"/>
    <w:rsid w:val="008010DC"/>
    <w:rsid w:val="00801304"/>
    <w:rsid w:val="00801462"/>
    <w:rsid w:val="00802605"/>
    <w:rsid w:val="00802BF3"/>
    <w:rsid w:val="00802F55"/>
    <w:rsid w:val="00804600"/>
    <w:rsid w:val="008046A6"/>
    <w:rsid w:val="00805999"/>
    <w:rsid w:val="0080634C"/>
    <w:rsid w:val="008064A1"/>
    <w:rsid w:val="00806510"/>
    <w:rsid w:val="008068D2"/>
    <w:rsid w:val="00806D13"/>
    <w:rsid w:val="00807122"/>
    <w:rsid w:val="008078C7"/>
    <w:rsid w:val="00807F9F"/>
    <w:rsid w:val="00810098"/>
    <w:rsid w:val="008102A5"/>
    <w:rsid w:val="008104C5"/>
    <w:rsid w:val="0081092C"/>
    <w:rsid w:val="008112FB"/>
    <w:rsid w:val="00811D1A"/>
    <w:rsid w:val="00811E68"/>
    <w:rsid w:val="00811E7A"/>
    <w:rsid w:val="00812BD0"/>
    <w:rsid w:val="00813C34"/>
    <w:rsid w:val="00813D96"/>
    <w:rsid w:val="00814111"/>
    <w:rsid w:val="0081456A"/>
    <w:rsid w:val="00814956"/>
    <w:rsid w:val="00814C55"/>
    <w:rsid w:val="0081515E"/>
    <w:rsid w:val="00816138"/>
    <w:rsid w:val="008168A9"/>
    <w:rsid w:val="00816B4E"/>
    <w:rsid w:val="00817188"/>
    <w:rsid w:val="0081770D"/>
    <w:rsid w:val="00817CA2"/>
    <w:rsid w:val="008204D3"/>
    <w:rsid w:val="008205B0"/>
    <w:rsid w:val="008212D4"/>
    <w:rsid w:val="008215A4"/>
    <w:rsid w:val="008216A6"/>
    <w:rsid w:val="00822010"/>
    <w:rsid w:val="00823102"/>
    <w:rsid w:val="00824BCB"/>
    <w:rsid w:val="008250C1"/>
    <w:rsid w:val="00825D9E"/>
    <w:rsid w:val="00826610"/>
    <w:rsid w:val="008268AD"/>
    <w:rsid w:val="00826972"/>
    <w:rsid w:val="00827101"/>
    <w:rsid w:val="00827227"/>
    <w:rsid w:val="008275C2"/>
    <w:rsid w:val="00827B80"/>
    <w:rsid w:val="008307A6"/>
    <w:rsid w:val="008310AF"/>
    <w:rsid w:val="00831CEA"/>
    <w:rsid w:val="00831E55"/>
    <w:rsid w:val="00832406"/>
    <w:rsid w:val="00832AEB"/>
    <w:rsid w:val="00832EA5"/>
    <w:rsid w:val="00832EFC"/>
    <w:rsid w:val="0083323E"/>
    <w:rsid w:val="00833456"/>
    <w:rsid w:val="008339F9"/>
    <w:rsid w:val="00834B7C"/>
    <w:rsid w:val="008352FB"/>
    <w:rsid w:val="008354F0"/>
    <w:rsid w:val="008357C5"/>
    <w:rsid w:val="0083713D"/>
    <w:rsid w:val="00837A79"/>
    <w:rsid w:val="0084058F"/>
    <w:rsid w:val="0084098F"/>
    <w:rsid w:val="0084231E"/>
    <w:rsid w:val="00842744"/>
    <w:rsid w:val="00842D6E"/>
    <w:rsid w:val="008430BC"/>
    <w:rsid w:val="00844C55"/>
    <w:rsid w:val="00845160"/>
    <w:rsid w:val="00845411"/>
    <w:rsid w:val="00845AFD"/>
    <w:rsid w:val="00845BD2"/>
    <w:rsid w:val="00846AFF"/>
    <w:rsid w:val="00846C88"/>
    <w:rsid w:val="00846F99"/>
    <w:rsid w:val="00847A3B"/>
    <w:rsid w:val="00850182"/>
    <w:rsid w:val="00850915"/>
    <w:rsid w:val="00850B21"/>
    <w:rsid w:val="00850D9F"/>
    <w:rsid w:val="00850E43"/>
    <w:rsid w:val="00851A1A"/>
    <w:rsid w:val="00852610"/>
    <w:rsid w:val="00852789"/>
    <w:rsid w:val="0085291A"/>
    <w:rsid w:val="00852AD7"/>
    <w:rsid w:val="00852C32"/>
    <w:rsid w:val="00852D09"/>
    <w:rsid w:val="00853FE5"/>
    <w:rsid w:val="008551EB"/>
    <w:rsid w:val="008559A9"/>
    <w:rsid w:val="008568F0"/>
    <w:rsid w:val="00856B7B"/>
    <w:rsid w:val="0085712A"/>
    <w:rsid w:val="00857F07"/>
    <w:rsid w:val="00860023"/>
    <w:rsid w:val="00860747"/>
    <w:rsid w:val="00860C7E"/>
    <w:rsid w:val="00860F4B"/>
    <w:rsid w:val="0086122E"/>
    <w:rsid w:val="00861287"/>
    <w:rsid w:val="00861713"/>
    <w:rsid w:val="008618D2"/>
    <w:rsid w:val="00861AE7"/>
    <w:rsid w:val="00861D60"/>
    <w:rsid w:val="0086217F"/>
    <w:rsid w:val="008621BB"/>
    <w:rsid w:val="00862957"/>
    <w:rsid w:val="00862CD2"/>
    <w:rsid w:val="00864742"/>
    <w:rsid w:val="00864CFB"/>
    <w:rsid w:val="00865BBF"/>
    <w:rsid w:val="008664C8"/>
    <w:rsid w:val="00866DCE"/>
    <w:rsid w:val="00866F1C"/>
    <w:rsid w:val="00867978"/>
    <w:rsid w:val="00870715"/>
    <w:rsid w:val="00870773"/>
    <w:rsid w:val="00870B4C"/>
    <w:rsid w:val="00870BD7"/>
    <w:rsid w:val="00870C4D"/>
    <w:rsid w:val="008712F9"/>
    <w:rsid w:val="0087139B"/>
    <w:rsid w:val="00871743"/>
    <w:rsid w:val="00871C35"/>
    <w:rsid w:val="00871DE5"/>
    <w:rsid w:val="0087267D"/>
    <w:rsid w:val="00872F8D"/>
    <w:rsid w:val="00873C8C"/>
    <w:rsid w:val="00873D73"/>
    <w:rsid w:val="00874625"/>
    <w:rsid w:val="008761BB"/>
    <w:rsid w:val="00876369"/>
    <w:rsid w:val="008764E9"/>
    <w:rsid w:val="0087678F"/>
    <w:rsid w:val="008767BF"/>
    <w:rsid w:val="00876828"/>
    <w:rsid w:val="00876C2E"/>
    <w:rsid w:val="00876D91"/>
    <w:rsid w:val="008773F3"/>
    <w:rsid w:val="0087775A"/>
    <w:rsid w:val="008779CB"/>
    <w:rsid w:val="00877AEA"/>
    <w:rsid w:val="00880080"/>
    <w:rsid w:val="008807EF"/>
    <w:rsid w:val="00880C8D"/>
    <w:rsid w:val="00881086"/>
    <w:rsid w:val="00882031"/>
    <w:rsid w:val="0088222D"/>
    <w:rsid w:val="0088225B"/>
    <w:rsid w:val="008826E0"/>
    <w:rsid w:val="00882A1E"/>
    <w:rsid w:val="008831A7"/>
    <w:rsid w:val="00883606"/>
    <w:rsid w:val="0088495F"/>
    <w:rsid w:val="00884A69"/>
    <w:rsid w:val="00884A6C"/>
    <w:rsid w:val="0088600D"/>
    <w:rsid w:val="00886579"/>
    <w:rsid w:val="00887372"/>
    <w:rsid w:val="00887798"/>
    <w:rsid w:val="00887F70"/>
    <w:rsid w:val="00890877"/>
    <w:rsid w:val="00890B8C"/>
    <w:rsid w:val="00890C1D"/>
    <w:rsid w:val="008911BF"/>
    <w:rsid w:val="008913BA"/>
    <w:rsid w:val="008918A4"/>
    <w:rsid w:val="008923B0"/>
    <w:rsid w:val="00892B65"/>
    <w:rsid w:val="00892D0F"/>
    <w:rsid w:val="00893258"/>
    <w:rsid w:val="008940C7"/>
    <w:rsid w:val="00894A69"/>
    <w:rsid w:val="00894B66"/>
    <w:rsid w:val="00894C25"/>
    <w:rsid w:val="008951B9"/>
    <w:rsid w:val="008963C6"/>
    <w:rsid w:val="00896625"/>
    <w:rsid w:val="008968B4"/>
    <w:rsid w:val="00896A83"/>
    <w:rsid w:val="0089703D"/>
    <w:rsid w:val="008977F4"/>
    <w:rsid w:val="00897CD6"/>
    <w:rsid w:val="008A002F"/>
    <w:rsid w:val="008A07F1"/>
    <w:rsid w:val="008A0958"/>
    <w:rsid w:val="008A0D41"/>
    <w:rsid w:val="008A0F1B"/>
    <w:rsid w:val="008A154E"/>
    <w:rsid w:val="008A1B1C"/>
    <w:rsid w:val="008A1D69"/>
    <w:rsid w:val="008A254C"/>
    <w:rsid w:val="008A262A"/>
    <w:rsid w:val="008A2EBF"/>
    <w:rsid w:val="008A394C"/>
    <w:rsid w:val="008A454C"/>
    <w:rsid w:val="008A49F9"/>
    <w:rsid w:val="008A54BC"/>
    <w:rsid w:val="008A6517"/>
    <w:rsid w:val="008A70D7"/>
    <w:rsid w:val="008A77B8"/>
    <w:rsid w:val="008A7A51"/>
    <w:rsid w:val="008A7D4C"/>
    <w:rsid w:val="008B075B"/>
    <w:rsid w:val="008B0845"/>
    <w:rsid w:val="008B14F9"/>
    <w:rsid w:val="008B1BC8"/>
    <w:rsid w:val="008B1F68"/>
    <w:rsid w:val="008B29E2"/>
    <w:rsid w:val="008B2B08"/>
    <w:rsid w:val="008B2C43"/>
    <w:rsid w:val="008B3CB7"/>
    <w:rsid w:val="008B3D46"/>
    <w:rsid w:val="008B41EF"/>
    <w:rsid w:val="008B4520"/>
    <w:rsid w:val="008B49CB"/>
    <w:rsid w:val="008B4EE7"/>
    <w:rsid w:val="008B5FA7"/>
    <w:rsid w:val="008B61B0"/>
    <w:rsid w:val="008B6914"/>
    <w:rsid w:val="008B72A6"/>
    <w:rsid w:val="008B73E5"/>
    <w:rsid w:val="008B775F"/>
    <w:rsid w:val="008B78EC"/>
    <w:rsid w:val="008B7C15"/>
    <w:rsid w:val="008C03AA"/>
    <w:rsid w:val="008C07D9"/>
    <w:rsid w:val="008C0964"/>
    <w:rsid w:val="008C16F4"/>
    <w:rsid w:val="008C1875"/>
    <w:rsid w:val="008C1A0F"/>
    <w:rsid w:val="008C1A40"/>
    <w:rsid w:val="008C1B74"/>
    <w:rsid w:val="008C242B"/>
    <w:rsid w:val="008C2D1D"/>
    <w:rsid w:val="008C2E36"/>
    <w:rsid w:val="008C33E0"/>
    <w:rsid w:val="008C39FB"/>
    <w:rsid w:val="008C3F05"/>
    <w:rsid w:val="008C4476"/>
    <w:rsid w:val="008C44D1"/>
    <w:rsid w:val="008C46DC"/>
    <w:rsid w:val="008C471E"/>
    <w:rsid w:val="008C528A"/>
    <w:rsid w:val="008C5B97"/>
    <w:rsid w:val="008C6039"/>
    <w:rsid w:val="008C6154"/>
    <w:rsid w:val="008C6E87"/>
    <w:rsid w:val="008C7728"/>
    <w:rsid w:val="008C7C73"/>
    <w:rsid w:val="008C7E7D"/>
    <w:rsid w:val="008D0B7F"/>
    <w:rsid w:val="008D1246"/>
    <w:rsid w:val="008D1B54"/>
    <w:rsid w:val="008D1FA5"/>
    <w:rsid w:val="008D2695"/>
    <w:rsid w:val="008D2CFF"/>
    <w:rsid w:val="008D30E2"/>
    <w:rsid w:val="008D3360"/>
    <w:rsid w:val="008D341E"/>
    <w:rsid w:val="008D35DD"/>
    <w:rsid w:val="008D36B6"/>
    <w:rsid w:val="008D39BC"/>
    <w:rsid w:val="008D3B2F"/>
    <w:rsid w:val="008D43BB"/>
    <w:rsid w:val="008D4730"/>
    <w:rsid w:val="008D5323"/>
    <w:rsid w:val="008D5BCD"/>
    <w:rsid w:val="008D5E8E"/>
    <w:rsid w:val="008D6AD3"/>
    <w:rsid w:val="008D7966"/>
    <w:rsid w:val="008E0C5C"/>
    <w:rsid w:val="008E0D3B"/>
    <w:rsid w:val="008E167B"/>
    <w:rsid w:val="008E1732"/>
    <w:rsid w:val="008E1B0A"/>
    <w:rsid w:val="008E1EE8"/>
    <w:rsid w:val="008E219C"/>
    <w:rsid w:val="008E262F"/>
    <w:rsid w:val="008E2DF3"/>
    <w:rsid w:val="008E32E6"/>
    <w:rsid w:val="008E33D3"/>
    <w:rsid w:val="008E3576"/>
    <w:rsid w:val="008E42E6"/>
    <w:rsid w:val="008E4401"/>
    <w:rsid w:val="008E5C2C"/>
    <w:rsid w:val="008E677A"/>
    <w:rsid w:val="008E68A6"/>
    <w:rsid w:val="008E6C80"/>
    <w:rsid w:val="008E751F"/>
    <w:rsid w:val="008E7584"/>
    <w:rsid w:val="008E7831"/>
    <w:rsid w:val="008F0015"/>
    <w:rsid w:val="008F0211"/>
    <w:rsid w:val="008F049F"/>
    <w:rsid w:val="008F0520"/>
    <w:rsid w:val="008F0B98"/>
    <w:rsid w:val="008F0E76"/>
    <w:rsid w:val="008F1AB2"/>
    <w:rsid w:val="008F1B71"/>
    <w:rsid w:val="008F204F"/>
    <w:rsid w:val="008F2174"/>
    <w:rsid w:val="008F2247"/>
    <w:rsid w:val="008F249E"/>
    <w:rsid w:val="008F2B1E"/>
    <w:rsid w:val="008F2B35"/>
    <w:rsid w:val="008F4218"/>
    <w:rsid w:val="008F4D46"/>
    <w:rsid w:val="008F4F10"/>
    <w:rsid w:val="008F5CEA"/>
    <w:rsid w:val="008F64A2"/>
    <w:rsid w:val="008F6BD9"/>
    <w:rsid w:val="008F7315"/>
    <w:rsid w:val="008F75D9"/>
    <w:rsid w:val="008F7663"/>
    <w:rsid w:val="008F7AD3"/>
    <w:rsid w:val="00900177"/>
    <w:rsid w:val="0090035F"/>
    <w:rsid w:val="00900455"/>
    <w:rsid w:val="00901472"/>
    <w:rsid w:val="009018B8"/>
    <w:rsid w:val="00902467"/>
    <w:rsid w:val="0090339E"/>
    <w:rsid w:val="009034DD"/>
    <w:rsid w:val="00903732"/>
    <w:rsid w:val="00903783"/>
    <w:rsid w:val="009044CE"/>
    <w:rsid w:val="00904AA9"/>
    <w:rsid w:val="00904B45"/>
    <w:rsid w:val="00905934"/>
    <w:rsid w:val="00905E94"/>
    <w:rsid w:val="00905EE0"/>
    <w:rsid w:val="00906337"/>
    <w:rsid w:val="009067F9"/>
    <w:rsid w:val="009071F2"/>
    <w:rsid w:val="0090725A"/>
    <w:rsid w:val="00907398"/>
    <w:rsid w:val="00907536"/>
    <w:rsid w:val="0090791F"/>
    <w:rsid w:val="0091053D"/>
    <w:rsid w:val="00910A7E"/>
    <w:rsid w:val="00910CDD"/>
    <w:rsid w:val="0091144E"/>
    <w:rsid w:val="00911529"/>
    <w:rsid w:val="00911B65"/>
    <w:rsid w:val="00911D9C"/>
    <w:rsid w:val="00912B59"/>
    <w:rsid w:val="00912BF3"/>
    <w:rsid w:val="00912C8C"/>
    <w:rsid w:val="00913177"/>
    <w:rsid w:val="00913478"/>
    <w:rsid w:val="00913CE6"/>
    <w:rsid w:val="009146C0"/>
    <w:rsid w:val="00914DD5"/>
    <w:rsid w:val="00914E22"/>
    <w:rsid w:val="0091593F"/>
    <w:rsid w:val="00915C0B"/>
    <w:rsid w:val="00915C47"/>
    <w:rsid w:val="00915D86"/>
    <w:rsid w:val="009164B5"/>
    <w:rsid w:val="00916E32"/>
    <w:rsid w:val="009175CC"/>
    <w:rsid w:val="009177CD"/>
    <w:rsid w:val="009178AF"/>
    <w:rsid w:val="009178B1"/>
    <w:rsid w:val="00917D0C"/>
    <w:rsid w:val="00917D9D"/>
    <w:rsid w:val="009202B8"/>
    <w:rsid w:val="009203DC"/>
    <w:rsid w:val="0092294D"/>
    <w:rsid w:val="00922A8C"/>
    <w:rsid w:val="00922BB3"/>
    <w:rsid w:val="00923204"/>
    <w:rsid w:val="0092386B"/>
    <w:rsid w:val="00924791"/>
    <w:rsid w:val="0092483E"/>
    <w:rsid w:val="00925C77"/>
    <w:rsid w:val="00925D93"/>
    <w:rsid w:val="00926768"/>
    <w:rsid w:val="0092714C"/>
    <w:rsid w:val="00927360"/>
    <w:rsid w:val="009276C4"/>
    <w:rsid w:val="00930291"/>
    <w:rsid w:val="0093040B"/>
    <w:rsid w:val="00930826"/>
    <w:rsid w:val="00930A50"/>
    <w:rsid w:val="00930A66"/>
    <w:rsid w:val="00930AA6"/>
    <w:rsid w:val="009311A3"/>
    <w:rsid w:val="0093198E"/>
    <w:rsid w:val="009319F6"/>
    <w:rsid w:val="009321CC"/>
    <w:rsid w:val="00933386"/>
    <w:rsid w:val="0093385B"/>
    <w:rsid w:val="00933877"/>
    <w:rsid w:val="0093404A"/>
    <w:rsid w:val="00935273"/>
    <w:rsid w:val="0093575E"/>
    <w:rsid w:val="00936674"/>
    <w:rsid w:val="00936A8E"/>
    <w:rsid w:val="00936E71"/>
    <w:rsid w:val="00936FAF"/>
    <w:rsid w:val="0093737C"/>
    <w:rsid w:val="009373A4"/>
    <w:rsid w:val="009375A1"/>
    <w:rsid w:val="00937655"/>
    <w:rsid w:val="009376E1"/>
    <w:rsid w:val="009377F0"/>
    <w:rsid w:val="00937849"/>
    <w:rsid w:val="009378D0"/>
    <w:rsid w:val="00937B26"/>
    <w:rsid w:val="00937F85"/>
    <w:rsid w:val="00940136"/>
    <w:rsid w:val="009403DE"/>
    <w:rsid w:val="009404C0"/>
    <w:rsid w:val="009417CD"/>
    <w:rsid w:val="00941DA7"/>
    <w:rsid w:val="0094245D"/>
    <w:rsid w:val="0094297A"/>
    <w:rsid w:val="00944795"/>
    <w:rsid w:val="009448C2"/>
    <w:rsid w:val="00947C2E"/>
    <w:rsid w:val="00950576"/>
    <w:rsid w:val="00950965"/>
    <w:rsid w:val="00950D61"/>
    <w:rsid w:val="00951456"/>
    <w:rsid w:val="00951DD7"/>
    <w:rsid w:val="00952E7C"/>
    <w:rsid w:val="0095302E"/>
    <w:rsid w:val="00953064"/>
    <w:rsid w:val="009533B3"/>
    <w:rsid w:val="00953564"/>
    <w:rsid w:val="009536D9"/>
    <w:rsid w:val="0095390A"/>
    <w:rsid w:val="00953D09"/>
    <w:rsid w:val="009544D7"/>
    <w:rsid w:val="009554BB"/>
    <w:rsid w:val="009558EC"/>
    <w:rsid w:val="00955F8C"/>
    <w:rsid w:val="009561C4"/>
    <w:rsid w:val="00956903"/>
    <w:rsid w:val="009569D9"/>
    <w:rsid w:val="009575CC"/>
    <w:rsid w:val="0095773A"/>
    <w:rsid w:val="00957ADA"/>
    <w:rsid w:val="009602FC"/>
    <w:rsid w:val="0096059E"/>
    <w:rsid w:val="00960B0E"/>
    <w:rsid w:val="00961801"/>
    <w:rsid w:val="00961C02"/>
    <w:rsid w:val="00962277"/>
    <w:rsid w:val="009623FF"/>
    <w:rsid w:val="00962983"/>
    <w:rsid w:val="009634EA"/>
    <w:rsid w:val="00963683"/>
    <w:rsid w:val="00964041"/>
    <w:rsid w:val="009648AA"/>
    <w:rsid w:val="00965109"/>
    <w:rsid w:val="00965ADA"/>
    <w:rsid w:val="00965C09"/>
    <w:rsid w:val="00965D17"/>
    <w:rsid w:val="00966DFE"/>
    <w:rsid w:val="00966ED7"/>
    <w:rsid w:val="00967391"/>
    <w:rsid w:val="0096764A"/>
    <w:rsid w:val="009676F7"/>
    <w:rsid w:val="009705A8"/>
    <w:rsid w:val="00970CE5"/>
    <w:rsid w:val="009711D8"/>
    <w:rsid w:val="0097150C"/>
    <w:rsid w:val="00971B51"/>
    <w:rsid w:val="00972314"/>
    <w:rsid w:val="0097239C"/>
    <w:rsid w:val="009727AF"/>
    <w:rsid w:val="00972838"/>
    <w:rsid w:val="0097285A"/>
    <w:rsid w:val="0097451A"/>
    <w:rsid w:val="0097479D"/>
    <w:rsid w:val="00974C80"/>
    <w:rsid w:val="0097539B"/>
    <w:rsid w:val="009757FD"/>
    <w:rsid w:val="0097581B"/>
    <w:rsid w:val="00975E3C"/>
    <w:rsid w:val="009769DD"/>
    <w:rsid w:val="00977815"/>
    <w:rsid w:val="00977889"/>
    <w:rsid w:val="00980701"/>
    <w:rsid w:val="009809DF"/>
    <w:rsid w:val="00980A8A"/>
    <w:rsid w:val="0098159A"/>
    <w:rsid w:val="00981809"/>
    <w:rsid w:val="00982BAD"/>
    <w:rsid w:val="00983181"/>
    <w:rsid w:val="00983FA3"/>
    <w:rsid w:val="009848ED"/>
    <w:rsid w:val="00984936"/>
    <w:rsid w:val="00984DE2"/>
    <w:rsid w:val="00985768"/>
    <w:rsid w:val="00985E42"/>
    <w:rsid w:val="00986AB1"/>
    <w:rsid w:val="00986D21"/>
    <w:rsid w:val="00987140"/>
    <w:rsid w:val="00987317"/>
    <w:rsid w:val="00991B1E"/>
    <w:rsid w:val="00991C77"/>
    <w:rsid w:val="00992009"/>
    <w:rsid w:val="009929DC"/>
    <w:rsid w:val="00992B60"/>
    <w:rsid w:val="00992CE3"/>
    <w:rsid w:val="00992ECE"/>
    <w:rsid w:val="00992EE4"/>
    <w:rsid w:val="00993366"/>
    <w:rsid w:val="00993952"/>
    <w:rsid w:val="0099437D"/>
    <w:rsid w:val="00994DAA"/>
    <w:rsid w:val="009952E3"/>
    <w:rsid w:val="009953E4"/>
    <w:rsid w:val="00995755"/>
    <w:rsid w:val="00995CE5"/>
    <w:rsid w:val="00997014"/>
    <w:rsid w:val="0099706A"/>
    <w:rsid w:val="00997610"/>
    <w:rsid w:val="00997624"/>
    <w:rsid w:val="009976D9"/>
    <w:rsid w:val="00997E51"/>
    <w:rsid w:val="009A07FF"/>
    <w:rsid w:val="009A0B22"/>
    <w:rsid w:val="009A10B4"/>
    <w:rsid w:val="009A120D"/>
    <w:rsid w:val="009A136A"/>
    <w:rsid w:val="009A151E"/>
    <w:rsid w:val="009A172D"/>
    <w:rsid w:val="009A1CBC"/>
    <w:rsid w:val="009A1DCC"/>
    <w:rsid w:val="009A1E28"/>
    <w:rsid w:val="009A284E"/>
    <w:rsid w:val="009A292B"/>
    <w:rsid w:val="009A2CAD"/>
    <w:rsid w:val="009A341C"/>
    <w:rsid w:val="009A381E"/>
    <w:rsid w:val="009A3C4F"/>
    <w:rsid w:val="009A4630"/>
    <w:rsid w:val="009A4631"/>
    <w:rsid w:val="009A4886"/>
    <w:rsid w:val="009A48AF"/>
    <w:rsid w:val="009A5E40"/>
    <w:rsid w:val="009A602B"/>
    <w:rsid w:val="009A68FA"/>
    <w:rsid w:val="009A6A3A"/>
    <w:rsid w:val="009A711F"/>
    <w:rsid w:val="009A7B2E"/>
    <w:rsid w:val="009A7CA6"/>
    <w:rsid w:val="009A7E44"/>
    <w:rsid w:val="009B003C"/>
    <w:rsid w:val="009B13EC"/>
    <w:rsid w:val="009B16A6"/>
    <w:rsid w:val="009B1E61"/>
    <w:rsid w:val="009B237D"/>
    <w:rsid w:val="009B2482"/>
    <w:rsid w:val="009B289C"/>
    <w:rsid w:val="009B29E0"/>
    <w:rsid w:val="009B4685"/>
    <w:rsid w:val="009B469F"/>
    <w:rsid w:val="009B4920"/>
    <w:rsid w:val="009B54A9"/>
    <w:rsid w:val="009B56A5"/>
    <w:rsid w:val="009B573A"/>
    <w:rsid w:val="009B662F"/>
    <w:rsid w:val="009B6F76"/>
    <w:rsid w:val="009B7070"/>
    <w:rsid w:val="009B796A"/>
    <w:rsid w:val="009B7E14"/>
    <w:rsid w:val="009C0332"/>
    <w:rsid w:val="009C036D"/>
    <w:rsid w:val="009C100D"/>
    <w:rsid w:val="009C123E"/>
    <w:rsid w:val="009C1C9A"/>
    <w:rsid w:val="009C1FB9"/>
    <w:rsid w:val="009C21A8"/>
    <w:rsid w:val="009C2DCC"/>
    <w:rsid w:val="009C2DF2"/>
    <w:rsid w:val="009C3034"/>
    <w:rsid w:val="009C32A5"/>
    <w:rsid w:val="009C35FD"/>
    <w:rsid w:val="009C4200"/>
    <w:rsid w:val="009C59AD"/>
    <w:rsid w:val="009C6106"/>
    <w:rsid w:val="009C63AC"/>
    <w:rsid w:val="009C6636"/>
    <w:rsid w:val="009C69ED"/>
    <w:rsid w:val="009C6FBA"/>
    <w:rsid w:val="009C73D7"/>
    <w:rsid w:val="009C7DDA"/>
    <w:rsid w:val="009C7F09"/>
    <w:rsid w:val="009D086C"/>
    <w:rsid w:val="009D14BC"/>
    <w:rsid w:val="009D1B1F"/>
    <w:rsid w:val="009D2C7F"/>
    <w:rsid w:val="009D2F3C"/>
    <w:rsid w:val="009D3094"/>
    <w:rsid w:val="009D34F1"/>
    <w:rsid w:val="009D38D6"/>
    <w:rsid w:val="009D44B7"/>
    <w:rsid w:val="009D4BB9"/>
    <w:rsid w:val="009D4BEC"/>
    <w:rsid w:val="009D4D68"/>
    <w:rsid w:val="009D4FF7"/>
    <w:rsid w:val="009D50B1"/>
    <w:rsid w:val="009D5A89"/>
    <w:rsid w:val="009D656E"/>
    <w:rsid w:val="009D6C68"/>
    <w:rsid w:val="009D704F"/>
    <w:rsid w:val="009D71C6"/>
    <w:rsid w:val="009D75E9"/>
    <w:rsid w:val="009D7752"/>
    <w:rsid w:val="009D7812"/>
    <w:rsid w:val="009D78E4"/>
    <w:rsid w:val="009D7B34"/>
    <w:rsid w:val="009D7FB0"/>
    <w:rsid w:val="009E02EC"/>
    <w:rsid w:val="009E037E"/>
    <w:rsid w:val="009E0C28"/>
    <w:rsid w:val="009E118A"/>
    <w:rsid w:val="009E12E6"/>
    <w:rsid w:val="009E1A35"/>
    <w:rsid w:val="009E1E1F"/>
    <w:rsid w:val="009E28FC"/>
    <w:rsid w:val="009E3387"/>
    <w:rsid w:val="009E34A5"/>
    <w:rsid w:val="009E357A"/>
    <w:rsid w:val="009E3629"/>
    <w:rsid w:val="009E3638"/>
    <w:rsid w:val="009E3AD1"/>
    <w:rsid w:val="009E3EB1"/>
    <w:rsid w:val="009E43BC"/>
    <w:rsid w:val="009E45F4"/>
    <w:rsid w:val="009E4C8E"/>
    <w:rsid w:val="009E528F"/>
    <w:rsid w:val="009E52E7"/>
    <w:rsid w:val="009E6129"/>
    <w:rsid w:val="009E6367"/>
    <w:rsid w:val="009E6450"/>
    <w:rsid w:val="009E654D"/>
    <w:rsid w:val="009E66EF"/>
    <w:rsid w:val="009E6C99"/>
    <w:rsid w:val="009E7144"/>
    <w:rsid w:val="009E71B7"/>
    <w:rsid w:val="009E76C9"/>
    <w:rsid w:val="009E774B"/>
    <w:rsid w:val="009E779C"/>
    <w:rsid w:val="009F0BDF"/>
    <w:rsid w:val="009F0C6C"/>
    <w:rsid w:val="009F1426"/>
    <w:rsid w:val="009F2C40"/>
    <w:rsid w:val="009F2DA7"/>
    <w:rsid w:val="009F317C"/>
    <w:rsid w:val="009F3211"/>
    <w:rsid w:val="009F34F9"/>
    <w:rsid w:val="009F415C"/>
    <w:rsid w:val="009F470E"/>
    <w:rsid w:val="009F499D"/>
    <w:rsid w:val="009F4B22"/>
    <w:rsid w:val="009F4E0E"/>
    <w:rsid w:val="009F5036"/>
    <w:rsid w:val="009F53FB"/>
    <w:rsid w:val="009F5DC1"/>
    <w:rsid w:val="009F6485"/>
    <w:rsid w:val="009F6E38"/>
    <w:rsid w:val="009F7162"/>
    <w:rsid w:val="009F7176"/>
    <w:rsid w:val="009F7296"/>
    <w:rsid w:val="009F7A60"/>
    <w:rsid w:val="009F7FAC"/>
    <w:rsid w:val="009FF1A7"/>
    <w:rsid w:val="00A0004A"/>
    <w:rsid w:val="00A004F3"/>
    <w:rsid w:val="00A00780"/>
    <w:rsid w:val="00A00B85"/>
    <w:rsid w:val="00A00BA0"/>
    <w:rsid w:val="00A00C69"/>
    <w:rsid w:val="00A011F2"/>
    <w:rsid w:val="00A0152B"/>
    <w:rsid w:val="00A01C54"/>
    <w:rsid w:val="00A01F96"/>
    <w:rsid w:val="00A02EE0"/>
    <w:rsid w:val="00A0407A"/>
    <w:rsid w:val="00A041A7"/>
    <w:rsid w:val="00A0423E"/>
    <w:rsid w:val="00A04D06"/>
    <w:rsid w:val="00A04F77"/>
    <w:rsid w:val="00A051F4"/>
    <w:rsid w:val="00A056BE"/>
    <w:rsid w:val="00A05A26"/>
    <w:rsid w:val="00A06400"/>
    <w:rsid w:val="00A06CEC"/>
    <w:rsid w:val="00A070D3"/>
    <w:rsid w:val="00A07254"/>
    <w:rsid w:val="00A07867"/>
    <w:rsid w:val="00A07A82"/>
    <w:rsid w:val="00A07B06"/>
    <w:rsid w:val="00A07B9B"/>
    <w:rsid w:val="00A104D0"/>
    <w:rsid w:val="00A11022"/>
    <w:rsid w:val="00A11038"/>
    <w:rsid w:val="00A11250"/>
    <w:rsid w:val="00A11466"/>
    <w:rsid w:val="00A11A82"/>
    <w:rsid w:val="00A1262C"/>
    <w:rsid w:val="00A128BC"/>
    <w:rsid w:val="00A135DF"/>
    <w:rsid w:val="00A139D7"/>
    <w:rsid w:val="00A13ECD"/>
    <w:rsid w:val="00A1423A"/>
    <w:rsid w:val="00A147FA"/>
    <w:rsid w:val="00A14AAC"/>
    <w:rsid w:val="00A152BB"/>
    <w:rsid w:val="00A15369"/>
    <w:rsid w:val="00A15C42"/>
    <w:rsid w:val="00A15F9F"/>
    <w:rsid w:val="00A164AA"/>
    <w:rsid w:val="00A17223"/>
    <w:rsid w:val="00A1758F"/>
    <w:rsid w:val="00A17B4D"/>
    <w:rsid w:val="00A17C42"/>
    <w:rsid w:val="00A17F65"/>
    <w:rsid w:val="00A20051"/>
    <w:rsid w:val="00A208DD"/>
    <w:rsid w:val="00A21222"/>
    <w:rsid w:val="00A2137D"/>
    <w:rsid w:val="00A21F4F"/>
    <w:rsid w:val="00A22631"/>
    <w:rsid w:val="00A22811"/>
    <w:rsid w:val="00A22E51"/>
    <w:rsid w:val="00A22F97"/>
    <w:rsid w:val="00A23110"/>
    <w:rsid w:val="00A2376A"/>
    <w:rsid w:val="00A23E50"/>
    <w:rsid w:val="00A2406F"/>
    <w:rsid w:val="00A24361"/>
    <w:rsid w:val="00A24499"/>
    <w:rsid w:val="00A24AE3"/>
    <w:rsid w:val="00A24D70"/>
    <w:rsid w:val="00A25672"/>
    <w:rsid w:val="00A25713"/>
    <w:rsid w:val="00A261C0"/>
    <w:rsid w:val="00A2624B"/>
    <w:rsid w:val="00A267F9"/>
    <w:rsid w:val="00A26873"/>
    <w:rsid w:val="00A26BC9"/>
    <w:rsid w:val="00A26C62"/>
    <w:rsid w:val="00A273B1"/>
    <w:rsid w:val="00A275DA"/>
    <w:rsid w:val="00A27891"/>
    <w:rsid w:val="00A279BC"/>
    <w:rsid w:val="00A27E6F"/>
    <w:rsid w:val="00A27EB7"/>
    <w:rsid w:val="00A30E3E"/>
    <w:rsid w:val="00A31484"/>
    <w:rsid w:val="00A315FF"/>
    <w:rsid w:val="00A31C6E"/>
    <w:rsid w:val="00A32666"/>
    <w:rsid w:val="00A326B0"/>
    <w:rsid w:val="00A32CB9"/>
    <w:rsid w:val="00A32DC3"/>
    <w:rsid w:val="00A32FE5"/>
    <w:rsid w:val="00A33867"/>
    <w:rsid w:val="00A33A8E"/>
    <w:rsid w:val="00A33F33"/>
    <w:rsid w:val="00A3486F"/>
    <w:rsid w:val="00A3511C"/>
    <w:rsid w:val="00A354D5"/>
    <w:rsid w:val="00A35546"/>
    <w:rsid w:val="00A35DB7"/>
    <w:rsid w:val="00A36BB0"/>
    <w:rsid w:val="00A36D8F"/>
    <w:rsid w:val="00A40173"/>
    <w:rsid w:val="00A40214"/>
    <w:rsid w:val="00A403D2"/>
    <w:rsid w:val="00A405D0"/>
    <w:rsid w:val="00A407CD"/>
    <w:rsid w:val="00A40E2E"/>
    <w:rsid w:val="00A414B4"/>
    <w:rsid w:val="00A424CE"/>
    <w:rsid w:val="00A42697"/>
    <w:rsid w:val="00A42752"/>
    <w:rsid w:val="00A42995"/>
    <w:rsid w:val="00A42A60"/>
    <w:rsid w:val="00A42DC0"/>
    <w:rsid w:val="00A43564"/>
    <w:rsid w:val="00A4357F"/>
    <w:rsid w:val="00A43C4B"/>
    <w:rsid w:val="00A44045"/>
    <w:rsid w:val="00A44912"/>
    <w:rsid w:val="00A4589A"/>
    <w:rsid w:val="00A45967"/>
    <w:rsid w:val="00A45A8E"/>
    <w:rsid w:val="00A45D14"/>
    <w:rsid w:val="00A45ED2"/>
    <w:rsid w:val="00A46973"/>
    <w:rsid w:val="00A47139"/>
    <w:rsid w:val="00A4716A"/>
    <w:rsid w:val="00A47D08"/>
    <w:rsid w:val="00A47E2C"/>
    <w:rsid w:val="00A500C2"/>
    <w:rsid w:val="00A50127"/>
    <w:rsid w:val="00A50DEA"/>
    <w:rsid w:val="00A5141F"/>
    <w:rsid w:val="00A51736"/>
    <w:rsid w:val="00A518FA"/>
    <w:rsid w:val="00A525E0"/>
    <w:rsid w:val="00A526C7"/>
    <w:rsid w:val="00A528EE"/>
    <w:rsid w:val="00A53ABB"/>
    <w:rsid w:val="00A544EC"/>
    <w:rsid w:val="00A54AB8"/>
    <w:rsid w:val="00A54C57"/>
    <w:rsid w:val="00A555A2"/>
    <w:rsid w:val="00A556B8"/>
    <w:rsid w:val="00A5596F"/>
    <w:rsid w:val="00A55FD1"/>
    <w:rsid w:val="00A561C9"/>
    <w:rsid w:val="00A5648B"/>
    <w:rsid w:val="00A56560"/>
    <w:rsid w:val="00A566CC"/>
    <w:rsid w:val="00A57940"/>
    <w:rsid w:val="00A6020F"/>
    <w:rsid w:val="00A6031C"/>
    <w:rsid w:val="00A606DF"/>
    <w:rsid w:val="00A60F4B"/>
    <w:rsid w:val="00A617EA"/>
    <w:rsid w:val="00A619AE"/>
    <w:rsid w:val="00A61E41"/>
    <w:rsid w:val="00A62853"/>
    <w:rsid w:val="00A62B04"/>
    <w:rsid w:val="00A63174"/>
    <w:rsid w:val="00A63D1C"/>
    <w:rsid w:val="00A63FC8"/>
    <w:rsid w:val="00A64B87"/>
    <w:rsid w:val="00A64C70"/>
    <w:rsid w:val="00A65115"/>
    <w:rsid w:val="00A6523B"/>
    <w:rsid w:val="00A655F2"/>
    <w:rsid w:val="00A65C69"/>
    <w:rsid w:val="00A65DE1"/>
    <w:rsid w:val="00A65E4B"/>
    <w:rsid w:val="00A667DB"/>
    <w:rsid w:val="00A66DB3"/>
    <w:rsid w:val="00A67F8E"/>
    <w:rsid w:val="00A70338"/>
    <w:rsid w:val="00A70DB3"/>
    <w:rsid w:val="00A718D9"/>
    <w:rsid w:val="00A720E1"/>
    <w:rsid w:val="00A725CF"/>
    <w:rsid w:val="00A732EA"/>
    <w:rsid w:val="00A73EB3"/>
    <w:rsid w:val="00A73FF3"/>
    <w:rsid w:val="00A74599"/>
    <w:rsid w:val="00A7570A"/>
    <w:rsid w:val="00A75E66"/>
    <w:rsid w:val="00A75E99"/>
    <w:rsid w:val="00A768EB"/>
    <w:rsid w:val="00A770D3"/>
    <w:rsid w:val="00A77287"/>
    <w:rsid w:val="00A77CBD"/>
    <w:rsid w:val="00A77DFF"/>
    <w:rsid w:val="00A8030B"/>
    <w:rsid w:val="00A81284"/>
    <w:rsid w:val="00A81302"/>
    <w:rsid w:val="00A819BA"/>
    <w:rsid w:val="00A81CA5"/>
    <w:rsid w:val="00A82549"/>
    <w:rsid w:val="00A82B81"/>
    <w:rsid w:val="00A82D20"/>
    <w:rsid w:val="00A83080"/>
    <w:rsid w:val="00A830B5"/>
    <w:rsid w:val="00A83D19"/>
    <w:rsid w:val="00A83ED2"/>
    <w:rsid w:val="00A84138"/>
    <w:rsid w:val="00A8474E"/>
    <w:rsid w:val="00A84A6E"/>
    <w:rsid w:val="00A84BF9"/>
    <w:rsid w:val="00A84E72"/>
    <w:rsid w:val="00A852A7"/>
    <w:rsid w:val="00A85606"/>
    <w:rsid w:val="00A858FC"/>
    <w:rsid w:val="00A85A51"/>
    <w:rsid w:val="00A86466"/>
    <w:rsid w:val="00A86981"/>
    <w:rsid w:val="00A8775C"/>
    <w:rsid w:val="00A87858"/>
    <w:rsid w:val="00A87929"/>
    <w:rsid w:val="00A87E9C"/>
    <w:rsid w:val="00A90329"/>
    <w:rsid w:val="00A906E1"/>
    <w:rsid w:val="00A9084C"/>
    <w:rsid w:val="00A90C0E"/>
    <w:rsid w:val="00A910D6"/>
    <w:rsid w:val="00A91B9B"/>
    <w:rsid w:val="00A91C7F"/>
    <w:rsid w:val="00A92358"/>
    <w:rsid w:val="00A928A7"/>
    <w:rsid w:val="00A9424E"/>
    <w:rsid w:val="00A94ABF"/>
    <w:rsid w:val="00A94B01"/>
    <w:rsid w:val="00A94ED6"/>
    <w:rsid w:val="00A959E8"/>
    <w:rsid w:val="00A959FA"/>
    <w:rsid w:val="00A95CC5"/>
    <w:rsid w:val="00A964ED"/>
    <w:rsid w:val="00A968AC"/>
    <w:rsid w:val="00A96F53"/>
    <w:rsid w:val="00A97E83"/>
    <w:rsid w:val="00A97F86"/>
    <w:rsid w:val="00AA0183"/>
    <w:rsid w:val="00AA06AB"/>
    <w:rsid w:val="00AA1484"/>
    <w:rsid w:val="00AA1DE9"/>
    <w:rsid w:val="00AA3125"/>
    <w:rsid w:val="00AA3AC9"/>
    <w:rsid w:val="00AA3AE8"/>
    <w:rsid w:val="00AA45BA"/>
    <w:rsid w:val="00AA5099"/>
    <w:rsid w:val="00AA5201"/>
    <w:rsid w:val="00AA52E7"/>
    <w:rsid w:val="00AA540B"/>
    <w:rsid w:val="00AA581C"/>
    <w:rsid w:val="00AA60BB"/>
    <w:rsid w:val="00AA6748"/>
    <w:rsid w:val="00AA67E2"/>
    <w:rsid w:val="00AA7A2B"/>
    <w:rsid w:val="00AA7A4E"/>
    <w:rsid w:val="00AB0282"/>
    <w:rsid w:val="00AB02D3"/>
    <w:rsid w:val="00AB0A9C"/>
    <w:rsid w:val="00AB1423"/>
    <w:rsid w:val="00AB1C39"/>
    <w:rsid w:val="00AB20A9"/>
    <w:rsid w:val="00AB21F2"/>
    <w:rsid w:val="00AB21FA"/>
    <w:rsid w:val="00AB2D03"/>
    <w:rsid w:val="00AB34E9"/>
    <w:rsid w:val="00AB3EC5"/>
    <w:rsid w:val="00AB3EE0"/>
    <w:rsid w:val="00AB3F38"/>
    <w:rsid w:val="00AB4241"/>
    <w:rsid w:val="00AB49C3"/>
    <w:rsid w:val="00AB5463"/>
    <w:rsid w:val="00AB5854"/>
    <w:rsid w:val="00AB5C2D"/>
    <w:rsid w:val="00AB60A6"/>
    <w:rsid w:val="00AB624C"/>
    <w:rsid w:val="00AB6461"/>
    <w:rsid w:val="00AB64B9"/>
    <w:rsid w:val="00AB6645"/>
    <w:rsid w:val="00AB6CE8"/>
    <w:rsid w:val="00AB6F90"/>
    <w:rsid w:val="00AC03A3"/>
    <w:rsid w:val="00AC0B47"/>
    <w:rsid w:val="00AC177D"/>
    <w:rsid w:val="00AC1BB8"/>
    <w:rsid w:val="00AC1BF2"/>
    <w:rsid w:val="00AC20BD"/>
    <w:rsid w:val="00AC2AAF"/>
    <w:rsid w:val="00AC2B56"/>
    <w:rsid w:val="00AC2FAE"/>
    <w:rsid w:val="00AC3B3C"/>
    <w:rsid w:val="00AC3BF5"/>
    <w:rsid w:val="00AC407E"/>
    <w:rsid w:val="00AC4883"/>
    <w:rsid w:val="00AC4C29"/>
    <w:rsid w:val="00AC56B6"/>
    <w:rsid w:val="00AC6151"/>
    <w:rsid w:val="00AC61E7"/>
    <w:rsid w:val="00AC6343"/>
    <w:rsid w:val="00AC647A"/>
    <w:rsid w:val="00AC6573"/>
    <w:rsid w:val="00AC6856"/>
    <w:rsid w:val="00AC7249"/>
    <w:rsid w:val="00AC74CE"/>
    <w:rsid w:val="00AC7580"/>
    <w:rsid w:val="00AC78E1"/>
    <w:rsid w:val="00AC78FA"/>
    <w:rsid w:val="00AD00A1"/>
    <w:rsid w:val="00AD02DC"/>
    <w:rsid w:val="00AD1D73"/>
    <w:rsid w:val="00AD2363"/>
    <w:rsid w:val="00AD2E81"/>
    <w:rsid w:val="00AD31BD"/>
    <w:rsid w:val="00AD3B16"/>
    <w:rsid w:val="00AD3CC0"/>
    <w:rsid w:val="00AD4F9F"/>
    <w:rsid w:val="00AD52D5"/>
    <w:rsid w:val="00AD535D"/>
    <w:rsid w:val="00AD5549"/>
    <w:rsid w:val="00AD61C7"/>
    <w:rsid w:val="00AD63CD"/>
    <w:rsid w:val="00AD670B"/>
    <w:rsid w:val="00AD6E78"/>
    <w:rsid w:val="00AD7BE0"/>
    <w:rsid w:val="00AD7C9C"/>
    <w:rsid w:val="00AD7E1A"/>
    <w:rsid w:val="00AD7E30"/>
    <w:rsid w:val="00AE00CE"/>
    <w:rsid w:val="00AE0690"/>
    <w:rsid w:val="00AE0AB8"/>
    <w:rsid w:val="00AE0F47"/>
    <w:rsid w:val="00AE131C"/>
    <w:rsid w:val="00AE1476"/>
    <w:rsid w:val="00AE1B1A"/>
    <w:rsid w:val="00AE213D"/>
    <w:rsid w:val="00AE2887"/>
    <w:rsid w:val="00AE290D"/>
    <w:rsid w:val="00AE2A79"/>
    <w:rsid w:val="00AE2B87"/>
    <w:rsid w:val="00AE2D8F"/>
    <w:rsid w:val="00AE30C6"/>
    <w:rsid w:val="00AE31C0"/>
    <w:rsid w:val="00AE330D"/>
    <w:rsid w:val="00AE3565"/>
    <w:rsid w:val="00AE398E"/>
    <w:rsid w:val="00AE43BE"/>
    <w:rsid w:val="00AE4775"/>
    <w:rsid w:val="00AE48C0"/>
    <w:rsid w:val="00AE4EF6"/>
    <w:rsid w:val="00AE4F42"/>
    <w:rsid w:val="00AE50BD"/>
    <w:rsid w:val="00AE5B8F"/>
    <w:rsid w:val="00AE5DF1"/>
    <w:rsid w:val="00AE5E22"/>
    <w:rsid w:val="00AE64B4"/>
    <w:rsid w:val="00AE692F"/>
    <w:rsid w:val="00AE6EDB"/>
    <w:rsid w:val="00AF0457"/>
    <w:rsid w:val="00AF055A"/>
    <w:rsid w:val="00AF0608"/>
    <w:rsid w:val="00AF10FA"/>
    <w:rsid w:val="00AF1760"/>
    <w:rsid w:val="00AF2440"/>
    <w:rsid w:val="00AF2937"/>
    <w:rsid w:val="00AF37CD"/>
    <w:rsid w:val="00AF38B4"/>
    <w:rsid w:val="00AF38B9"/>
    <w:rsid w:val="00AF3A62"/>
    <w:rsid w:val="00AF4348"/>
    <w:rsid w:val="00AF45E5"/>
    <w:rsid w:val="00AF471A"/>
    <w:rsid w:val="00AF4CC4"/>
    <w:rsid w:val="00AF4D88"/>
    <w:rsid w:val="00AF5263"/>
    <w:rsid w:val="00AF543E"/>
    <w:rsid w:val="00AF569A"/>
    <w:rsid w:val="00AF5CCB"/>
    <w:rsid w:val="00AF60D1"/>
    <w:rsid w:val="00AF6242"/>
    <w:rsid w:val="00AF753B"/>
    <w:rsid w:val="00AF7C79"/>
    <w:rsid w:val="00AF7D60"/>
    <w:rsid w:val="00B001B3"/>
    <w:rsid w:val="00B006CE"/>
    <w:rsid w:val="00B00F6D"/>
    <w:rsid w:val="00B00FD7"/>
    <w:rsid w:val="00B01230"/>
    <w:rsid w:val="00B015CD"/>
    <w:rsid w:val="00B01636"/>
    <w:rsid w:val="00B01656"/>
    <w:rsid w:val="00B016B0"/>
    <w:rsid w:val="00B021BC"/>
    <w:rsid w:val="00B025DB"/>
    <w:rsid w:val="00B02B5E"/>
    <w:rsid w:val="00B0353B"/>
    <w:rsid w:val="00B047EE"/>
    <w:rsid w:val="00B04BD1"/>
    <w:rsid w:val="00B061A8"/>
    <w:rsid w:val="00B06267"/>
    <w:rsid w:val="00B0645B"/>
    <w:rsid w:val="00B0648E"/>
    <w:rsid w:val="00B06FA3"/>
    <w:rsid w:val="00B07A63"/>
    <w:rsid w:val="00B07B12"/>
    <w:rsid w:val="00B07D60"/>
    <w:rsid w:val="00B104B1"/>
    <w:rsid w:val="00B104BC"/>
    <w:rsid w:val="00B10B95"/>
    <w:rsid w:val="00B10EDA"/>
    <w:rsid w:val="00B114E0"/>
    <w:rsid w:val="00B11C77"/>
    <w:rsid w:val="00B12107"/>
    <w:rsid w:val="00B12882"/>
    <w:rsid w:val="00B1310F"/>
    <w:rsid w:val="00B13921"/>
    <w:rsid w:val="00B1447A"/>
    <w:rsid w:val="00B144E9"/>
    <w:rsid w:val="00B1472C"/>
    <w:rsid w:val="00B14B44"/>
    <w:rsid w:val="00B1537E"/>
    <w:rsid w:val="00B15565"/>
    <w:rsid w:val="00B1599D"/>
    <w:rsid w:val="00B15C3D"/>
    <w:rsid w:val="00B161D4"/>
    <w:rsid w:val="00B1626A"/>
    <w:rsid w:val="00B163A9"/>
    <w:rsid w:val="00B16446"/>
    <w:rsid w:val="00B1668C"/>
    <w:rsid w:val="00B168EF"/>
    <w:rsid w:val="00B1739C"/>
    <w:rsid w:val="00B17501"/>
    <w:rsid w:val="00B17535"/>
    <w:rsid w:val="00B20819"/>
    <w:rsid w:val="00B20DCF"/>
    <w:rsid w:val="00B20EA8"/>
    <w:rsid w:val="00B21389"/>
    <w:rsid w:val="00B213B6"/>
    <w:rsid w:val="00B215AC"/>
    <w:rsid w:val="00B21BB1"/>
    <w:rsid w:val="00B21E2C"/>
    <w:rsid w:val="00B229ED"/>
    <w:rsid w:val="00B22FBA"/>
    <w:rsid w:val="00B2345A"/>
    <w:rsid w:val="00B237A4"/>
    <w:rsid w:val="00B2439B"/>
    <w:rsid w:val="00B244C4"/>
    <w:rsid w:val="00B246C1"/>
    <w:rsid w:val="00B25440"/>
    <w:rsid w:val="00B25450"/>
    <w:rsid w:val="00B25592"/>
    <w:rsid w:val="00B25DAE"/>
    <w:rsid w:val="00B26228"/>
    <w:rsid w:val="00B26C07"/>
    <w:rsid w:val="00B27703"/>
    <w:rsid w:val="00B27CEF"/>
    <w:rsid w:val="00B27DFF"/>
    <w:rsid w:val="00B30699"/>
    <w:rsid w:val="00B3072C"/>
    <w:rsid w:val="00B310D7"/>
    <w:rsid w:val="00B31E49"/>
    <w:rsid w:val="00B3219F"/>
    <w:rsid w:val="00B32365"/>
    <w:rsid w:val="00B325B9"/>
    <w:rsid w:val="00B32951"/>
    <w:rsid w:val="00B32A08"/>
    <w:rsid w:val="00B32A48"/>
    <w:rsid w:val="00B32CF0"/>
    <w:rsid w:val="00B34290"/>
    <w:rsid w:val="00B342D4"/>
    <w:rsid w:val="00B34857"/>
    <w:rsid w:val="00B34F7C"/>
    <w:rsid w:val="00B351B2"/>
    <w:rsid w:val="00B356B3"/>
    <w:rsid w:val="00B357D8"/>
    <w:rsid w:val="00B36958"/>
    <w:rsid w:val="00B376DB"/>
    <w:rsid w:val="00B37FCF"/>
    <w:rsid w:val="00B4000F"/>
    <w:rsid w:val="00B40668"/>
    <w:rsid w:val="00B40BA7"/>
    <w:rsid w:val="00B40D3C"/>
    <w:rsid w:val="00B40F12"/>
    <w:rsid w:val="00B40F1B"/>
    <w:rsid w:val="00B41B3A"/>
    <w:rsid w:val="00B41F65"/>
    <w:rsid w:val="00B42ABD"/>
    <w:rsid w:val="00B42E21"/>
    <w:rsid w:val="00B42F3D"/>
    <w:rsid w:val="00B42F6B"/>
    <w:rsid w:val="00B43CE0"/>
    <w:rsid w:val="00B43D5F"/>
    <w:rsid w:val="00B4410D"/>
    <w:rsid w:val="00B44C71"/>
    <w:rsid w:val="00B451C8"/>
    <w:rsid w:val="00B45505"/>
    <w:rsid w:val="00B45738"/>
    <w:rsid w:val="00B457D8"/>
    <w:rsid w:val="00B45CCC"/>
    <w:rsid w:val="00B46099"/>
    <w:rsid w:val="00B463F5"/>
    <w:rsid w:val="00B504B9"/>
    <w:rsid w:val="00B50E6C"/>
    <w:rsid w:val="00B51ABA"/>
    <w:rsid w:val="00B51AD7"/>
    <w:rsid w:val="00B51C7C"/>
    <w:rsid w:val="00B520CB"/>
    <w:rsid w:val="00B528D0"/>
    <w:rsid w:val="00B531E2"/>
    <w:rsid w:val="00B534FD"/>
    <w:rsid w:val="00B53537"/>
    <w:rsid w:val="00B54014"/>
    <w:rsid w:val="00B5481A"/>
    <w:rsid w:val="00B54D72"/>
    <w:rsid w:val="00B54E9C"/>
    <w:rsid w:val="00B55093"/>
    <w:rsid w:val="00B560CB"/>
    <w:rsid w:val="00B56E0B"/>
    <w:rsid w:val="00B57332"/>
    <w:rsid w:val="00B60398"/>
    <w:rsid w:val="00B6077C"/>
    <w:rsid w:val="00B6082F"/>
    <w:rsid w:val="00B61494"/>
    <w:rsid w:val="00B61634"/>
    <w:rsid w:val="00B61BB7"/>
    <w:rsid w:val="00B621AA"/>
    <w:rsid w:val="00B623FA"/>
    <w:rsid w:val="00B63186"/>
    <w:rsid w:val="00B63264"/>
    <w:rsid w:val="00B63419"/>
    <w:rsid w:val="00B635BF"/>
    <w:rsid w:val="00B63AAB"/>
    <w:rsid w:val="00B63C9C"/>
    <w:rsid w:val="00B64DF5"/>
    <w:rsid w:val="00B6502A"/>
    <w:rsid w:val="00B652A1"/>
    <w:rsid w:val="00B656E9"/>
    <w:rsid w:val="00B659EF"/>
    <w:rsid w:val="00B65F4B"/>
    <w:rsid w:val="00B668FB"/>
    <w:rsid w:val="00B66D6F"/>
    <w:rsid w:val="00B66FAE"/>
    <w:rsid w:val="00B67805"/>
    <w:rsid w:val="00B67EFF"/>
    <w:rsid w:val="00B70867"/>
    <w:rsid w:val="00B7106D"/>
    <w:rsid w:val="00B71639"/>
    <w:rsid w:val="00B71C9A"/>
    <w:rsid w:val="00B72058"/>
    <w:rsid w:val="00B73C10"/>
    <w:rsid w:val="00B73EFD"/>
    <w:rsid w:val="00B7466B"/>
    <w:rsid w:val="00B748EB"/>
    <w:rsid w:val="00B74CD8"/>
    <w:rsid w:val="00B755EB"/>
    <w:rsid w:val="00B75688"/>
    <w:rsid w:val="00B75864"/>
    <w:rsid w:val="00B75BE4"/>
    <w:rsid w:val="00B761FE"/>
    <w:rsid w:val="00B76674"/>
    <w:rsid w:val="00B767B7"/>
    <w:rsid w:val="00B77375"/>
    <w:rsid w:val="00B7767D"/>
    <w:rsid w:val="00B80168"/>
    <w:rsid w:val="00B80B86"/>
    <w:rsid w:val="00B8124C"/>
    <w:rsid w:val="00B8174E"/>
    <w:rsid w:val="00B818BB"/>
    <w:rsid w:val="00B81E9C"/>
    <w:rsid w:val="00B82F7F"/>
    <w:rsid w:val="00B834E5"/>
    <w:rsid w:val="00B83637"/>
    <w:rsid w:val="00B83A51"/>
    <w:rsid w:val="00B83AD0"/>
    <w:rsid w:val="00B841EE"/>
    <w:rsid w:val="00B8491E"/>
    <w:rsid w:val="00B84AB7"/>
    <w:rsid w:val="00B85087"/>
    <w:rsid w:val="00B851A0"/>
    <w:rsid w:val="00B8546D"/>
    <w:rsid w:val="00B85AC7"/>
    <w:rsid w:val="00B85D36"/>
    <w:rsid w:val="00B86697"/>
    <w:rsid w:val="00B866ED"/>
    <w:rsid w:val="00B872BC"/>
    <w:rsid w:val="00B87990"/>
    <w:rsid w:val="00B879B6"/>
    <w:rsid w:val="00B87ED3"/>
    <w:rsid w:val="00B90040"/>
    <w:rsid w:val="00B90547"/>
    <w:rsid w:val="00B910A5"/>
    <w:rsid w:val="00B916AF"/>
    <w:rsid w:val="00B91A3E"/>
    <w:rsid w:val="00B91F0F"/>
    <w:rsid w:val="00B9227D"/>
    <w:rsid w:val="00B92918"/>
    <w:rsid w:val="00B93057"/>
    <w:rsid w:val="00B93156"/>
    <w:rsid w:val="00B9342F"/>
    <w:rsid w:val="00B93E53"/>
    <w:rsid w:val="00B943A6"/>
    <w:rsid w:val="00B948F0"/>
    <w:rsid w:val="00B94DC1"/>
    <w:rsid w:val="00B94FDD"/>
    <w:rsid w:val="00B9509D"/>
    <w:rsid w:val="00B95702"/>
    <w:rsid w:val="00B95728"/>
    <w:rsid w:val="00B9588D"/>
    <w:rsid w:val="00B964E1"/>
    <w:rsid w:val="00B96987"/>
    <w:rsid w:val="00B96B2D"/>
    <w:rsid w:val="00B96D47"/>
    <w:rsid w:val="00BA01CE"/>
    <w:rsid w:val="00BA0206"/>
    <w:rsid w:val="00BA03A5"/>
    <w:rsid w:val="00BA0618"/>
    <w:rsid w:val="00BA069B"/>
    <w:rsid w:val="00BA087D"/>
    <w:rsid w:val="00BA1A40"/>
    <w:rsid w:val="00BA1C0F"/>
    <w:rsid w:val="00BA21D1"/>
    <w:rsid w:val="00BA3653"/>
    <w:rsid w:val="00BA3D9B"/>
    <w:rsid w:val="00BA4572"/>
    <w:rsid w:val="00BA4825"/>
    <w:rsid w:val="00BA50C5"/>
    <w:rsid w:val="00BA5187"/>
    <w:rsid w:val="00BA5286"/>
    <w:rsid w:val="00BA5CD4"/>
    <w:rsid w:val="00BA6716"/>
    <w:rsid w:val="00BA785A"/>
    <w:rsid w:val="00BA796B"/>
    <w:rsid w:val="00BA7CF9"/>
    <w:rsid w:val="00BB02A5"/>
    <w:rsid w:val="00BB0B5A"/>
    <w:rsid w:val="00BB181C"/>
    <w:rsid w:val="00BB20E2"/>
    <w:rsid w:val="00BB22B7"/>
    <w:rsid w:val="00BB23BD"/>
    <w:rsid w:val="00BB3B33"/>
    <w:rsid w:val="00BB3DEB"/>
    <w:rsid w:val="00BB3F8C"/>
    <w:rsid w:val="00BB508D"/>
    <w:rsid w:val="00BB52FE"/>
    <w:rsid w:val="00BB5649"/>
    <w:rsid w:val="00BB5F89"/>
    <w:rsid w:val="00BB6804"/>
    <w:rsid w:val="00BB68DA"/>
    <w:rsid w:val="00BB6ACA"/>
    <w:rsid w:val="00BB6C9F"/>
    <w:rsid w:val="00BB6F15"/>
    <w:rsid w:val="00BB76B0"/>
    <w:rsid w:val="00BB7F87"/>
    <w:rsid w:val="00BC08B2"/>
    <w:rsid w:val="00BC0F2F"/>
    <w:rsid w:val="00BC15D4"/>
    <w:rsid w:val="00BC1E5A"/>
    <w:rsid w:val="00BC205E"/>
    <w:rsid w:val="00BC23B9"/>
    <w:rsid w:val="00BC274F"/>
    <w:rsid w:val="00BC28AB"/>
    <w:rsid w:val="00BC2E38"/>
    <w:rsid w:val="00BC2E87"/>
    <w:rsid w:val="00BC3199"/>
    <w:rsid w:val="00BC4852"/>
    <w:rsid w:val="00BC4B7E"/>
    <w:rsid w:val="00BC4BAF"/>
    <w:rsid w:val="00BC5E47"/>
    <w:rsid w:val="00BC5FB1"/>
    <w:rsid w:val="00BC6154"/>
    <w:rsid w:val="00BC6D6C"/>
    <w:rsid w:val="00BC77AE"/>
    <w:rsid w:val="00BC7CFB"/>
    <w:rsid w:val="00BC7F1A"/>
    <w:rsid w:val="00BD025C"/>
    <w:rsid w:val="00BD02ED"/>
    <w:rsid w:val="00BD0330"/>
    <w:rsid w:val="00BD03B7"/>
    <w:rsid w:val="00BD1042"/>
    <w:rsid w:val="00BD1C9C"/>
    <w:rsid w:val="00BD226D"/>
    <w:rsid w:val="00BD2469"/>
    <w:rsid w:val="00BD341C"/>
    <w:rsid w:val="00BD3798"/>
    <w:rsid w:val="00BD3A6F"/>
    <w:rsid w:val="00BD4197"/>
    <w:rsid w:val="00BD4596"/>
    <w:rsid w:val="00BD4F26"/>
    <w:rsid w:val="00BD4F91"/>
    <w:rsid w:val="00BD51F1"/>
    <w:rsid w:val="00BD5514"/>
    <w:rsid w:val="00BD557F"/>
    <w:rsid w:val="00BD57E7"/>
    <w:rsid w:val="00BD5BF2"/>
    <w:rsid w:val="00BD6351"/>
    <w:rsid w:val="00BD6C86"/>
    <w:rsid w:val="00BD768E"/>
    <w:rsid w:val="00BD7746"/>
    <w:rsid w:val="00BD789C"/>
    <w:rsid w:val="00BD7B8D"/>
    <w:rsid w:val="00BE07A5"/>
    <w:rsid w:val="00BE08E2"/>
    <w:rsid w:val="00BE0C1E"/>
    <w:rsid w:val="00BE0DAE"/>
    <w:rsid w:val="00BE11A5"/>
    <w:rsid w:val="00BE17BC"/>
    <w:rsid w:val="00BE18CB"/>
    <w:rsid w:val="00BE1C17"/>
    <w:rsid w:val="00BE1E1C"/>
    <w:rsid w:val="00BE28C5"/>
    <w:rsid w:val="00BE29DD"/>
    <w:rsid w:val="00BE2A3C"/>
    <w:rsid w:val="00BE2E26"/>
    <w:rsid w:val="00BE2E34"/>
    <w:rsid w:val="00BE3221"/>
    <w:rsid w:val="00BE360A"/>
    <w:rsid w:val="00BE381B"/>
    <w:rsid w:val="00BE39D5"/>
    <w:rsid w:val="00BE3A68"/>
    <w:rsid w:val="00BE3A83"/>
    <w:rsid w:val="00BE4714"/>
    <w:rsid w:val="00BE4B4A"/>
    <w:rsid w:val="00BE52E8"/>
    <w:rsid w:val="00BE5504"/>
    <w:rsid w:val="00BE56F7"/>
    <w:rsid w:val="00BE5BB6"/>
    <w:rsid w:val="00BE5CAB"/>
    <w:rsid w:val="00BE630D"/>
    <w:rsid w:val="00BE6948"/>
    <w:rsid w:val="00BE74A2"/>
    <w:rsid w:val="00BE7799"/>
    <w:rsid w:val="00BF01C7"/>
    <w:rsid w:val="00BF07F9"/>
    <w:rsid w:val="00BF0A9F"/>
    <w:rsid w:val="00BF0D0F"/>
    <w:rsid w:val="00BF0D10"/>
    <w:rsid w:val="00BF0DC5"/>
    <w:rsid w:val="00BF16AD"/>
    <w:rsid w:val="00BF1750"/>
    <w:rsid w:val="00BF21D9"/>
    <w:rsid w:val="00BF2B1E"/>
    <w:rsid w:val="00BF329B"/>
    <w:rsid w:val="00BF3A84"/>
    <w:rsid w:val="00BF3D5A"/>
    <w:rsid w:val="00BF3FCE"/>
    <w:rsid w:val="00BF4035"/>
    <w:rsid w:val="00BF4D73"/>
    <w:rsid w:val="00BF4F62"/>
    <w:rsid w:val="00BF5630"/>
    <w:rsid w:val="00BF5672"/>
    <w:rsid w:val="00BF5A41"/>
    <w:rsid w:val="00BF5B51"/>
    <w:rsid w:val="00BF61E7"/>
    <w:rsid w:val="00BF6298"/>
    <w:rsid w:val="00BF6309"/>
    <w:rsid w:val="00BF6A08"/>
    <w:rsid w:val="00BF7560"/>
    <w:rsid w:val="00BF7F77"/>
    <w:rsid w:val="00C00564"/>
    <w:rsid w:val="00C005FF"/>
    <w:rsid w:val="00C00D8C"/>
    <w:rsid w:val="00C01112"/>
    <w:rsid w:val="00C0148A"/>
    <w:rsid w:val="00C01794"/>
    <w:rsid w:val="00C018C3"/>
    <w:rsid w:val="00C019D5"/>
    <w:rsid w:val="00C01C48"/>
    <w:rsid w:val="00C0278E"/>
    <w:rsid w:val="00C03C72"/>
    <w:rsid w:val="00C03D40"/>
    <w:rsid w:val="00C03F02"/>
    <w:rsid w:val="00C049AA"/>
    <w:rsid w:val="00C051C7"/>
    <w:rsid w:val="00C05AA6"/>
    <w:rsid w:val="00C05FCE"/>
    <w:rsid w:val="00C0622A"/>
    <w:rsid w:val="00C06AA5"/>
    <w:rsid w:val="00C0736E"/>
    <w:rsid w:val="00C07651"/>
    <w:rsid w:val="00C07765"/>
    <w:rsid w:val="00C0794A"/>
    <w:rsid w:val="00C1027D"/>
    <w:rsid w:val="00C103DF"/>
    <w:rsid w:val="00C10493"/>
    <w:rsid w:val="00C10514"/>
    <w:rsid w:val="00C10C77"/>
    <w:rsid w:val="00C10D5D"/>
    <w:rsid w:val="00C11801"/>
    <w:rsid w:val="00C128F4"/>
    <w:rsid w:val="00C12E4F"/>
    <w:rsid w:val="00C13665"/>
    <w:rsid w:val="00C1442C"/>
    <w:rsid w:val="00C14996"/>
    <w:rsid w:val="00C14FCF"/>
    <w:rsid w:val="00C150AF"/>
    <w:rsid w:val="00C15F95"/>
    <w:rsid w:val="00C16356"/>
    <w:rsid w:val="00C16A21"/>
    <w:rsid w:val="00C16C1D"/>
    <w:rsid w:val="00C17C09"/>
    <w:rsid w:val="00C17C2B"/>
    <w:rsid w:val="00C2146A"/>
    <w:rsid w:val="00C21AA6"/>
    <w:rsid w:val="00C221F4"/>
    <w:rsid w:val="00C226D6"/>
    <w:rsid w:val="00C238DF"/>
    <w:rsid w:val="00C23E03"/>
    <w:rsid w:val="00C242F2"/>
    <w:rsid w:val="00C253B5"/>
    <w:rsid w:val="00C25FDA"/>
    <w:rsid w:val="00C265A0"/>
    <w:rsid w:val="00C26973"/>
    <w:rsid w:val="00C26B7E"/>
    <w:rsid w:val="00C26DC2"/>
    <w:rsid w:val="00C2725C"/>
    <w:rsid w:val="00C27395"/>
    <w:rsid w:val="00C2743F"/>
    <w:rsid w:val="00C2747A"/>
    <w:rsid w:val="00C277EF"/>
    <w:rsid w:val="00C279E4"/>
    <w:rsid w:val="00C300B3"/>
    <w:rsid w:val="00C30385"/>
    <w:rsid w:val="00C30792"/>
    <w:rsid w:val="00C30A0E"/>
    <w:rsid w:val="00C30C8F"/>
    <w:rsid w:val="00C30F88"/>
    <w:rsid w:val="00C30FC9"/>
    <w:rsid w:val="00C310A7"/>
    <w:rsid w:val="00C31130"/>
    <w:rsid w:val="00C311B8"/>
    <w:rsid w:val="00C31868"/>
    <w:rsid w:val="00C31B34"/>
    <w:rsid w:val="00C31F43"/>
    <w:rsid w:val="00C32431"/>
    <w:rsid w:val="00C32684"/>
    <w:rsid w:val="00C32946"/>
    <w:rsid w:val="00C3296F"/>
    <w:rsid w:val="00C32B45"/>
    <w:rsid w:val="00C32D7F"/>
    <w:rsid w:val="00C33156"/>
    <w:rsid w:val="00C33314"/>
    <w:rsid w:val="00C33B37"/>
    <w:rsid w:val="00C34348"/>
    <w:rsid w:val="00C343BA"/>
    <w:rsid w:val="00C34816"/>
    <w:rsid w:val="00C35041"/>
    <w:rsid w:val="00C35765"/>
    <w:rsid w:val="00C35F60"/>
    <w:rsid w:val="00C365AB"/>
    <w:rsid w:val="00C36B45"/>
    <w:rsid w:val="00C36C23"/>
    <w:rsid w:val="00C36C2D"/>
    <w:rsid w:val="00C36D8C"/>
    <w:rsid w:val="00C36D8D"/>
    <w:rsid w:val="00C36E70"/>
    <w:rsid w:val="00C378E4"/>
    <w:rsid w:val="00C37CDE"/>
    <w:rsid w:val="00C37DA4"/>
    <w:rsid w:val="00C406B7"/>
    <w:rsid w:val="00C40DB6"/>
    <w:rsid w:val="00C41ACA"/>
    <w:rsid w:val="00C41CBC"/>
    <w:rsid w:val="00C41CBE"/>
    <w:rsid w:val="00C41EEA"/>
    <w:rsid w:val="00C42300"/>
    <w:rsid w:val="00C4245E"/>
    <w:rsid w:val="00C42FDF"/>
    <w:rsid w:val="00C4335C"/>
    <w:rsid w:val="00C439E7"/>
    <w:rsid w:val="00C43B04"/>
    <w:rsid w:val="00C43E79"/>
    <w:rsid w:val="00C43ECA"/>
    <w:rsid w:val="00C44358"/>
    <w:rsid w:val="00C443E2"/>
    <w:rsid w:val="00C447E7"/>
    <w:rsid w:val="00C44C66"/>
    <w:rsid w:val="00C44CE1"/>
    <w:rsid w:val="00C44E89"/>
    <w:rsid w:val="00C450E6"/>
    <w:rsid w:val="00C46529"/>
    <w:rsid w:val="00C46C1D"/>
    <w:rsid w:val="00C46ED2"/>
    <w:rsid w:val="00C4729B"/>
    <w:rsid w:val="00C477B7"/>
    <w:rsid w:val="00C47CE9"/>
    <w:rsid w:val="00C47E8C"/>
    <w:rsid w:val="00C47F72"/>
    <w:rsid w:val="00C50124"/>
    <w:rsid w:val="00C50669"/>
    <w:rsid w:val="00C50A62"/>
    <w:rsid w:val="00C50FAF"/>
    <w:rsid w:val="00C5135E"/>
    <w:rsid w:val="00C51A1D"/>
    <w:rsid w:val="00C51D94"/>
    <w:rsid w:val="00C52C55"/>
    <w:rsid w:val="00C52F56"/>
    <w:rsid w:val="00C531CD"/>
    <w:rsid w:val="00C53356"/>
    <w:rsid w:val="00C53360"/>
    <w:rsid w:val="00C53C95"/>
    <w:rsid w:val="00C53FC0"/>
    <w:rsid w:val="00C54272"/>
    <w:rsid w:val="00C55368"/>
    <w:rsid w:val="00C5667B"/>
    <w:rsid w:val="00C56706"/>
    <w:rsid w:val="00C5691A"/>
    <w:rsid w:val="00C56E57"/>
    <w:rsid w:val="00C571F7"/>
    <w:rsid w:val="00C576D4"/>
    <w:rsid w:val="00C57D06"/>
    <w:rsid w:val="00C612C5"/>
    <w:rsid w:val="00C615B1"/>
    <w:rsid w:val="00C61610"/>
    <w:rsid w:val="00C61EAB"/>
    <w:rsid w:val="00C61F96"/>
    <w:rsid w:val="00C62880"/>
    <w:rsid w:val="00C629CA"/>
    <w:rsid w:val="00C64025"/>
    <w:rsid w:val="00C64216"/>
    <w:rsid w:val="00C64C8C"/>
    <w:rsid w:val="00C64E44"/>
    <w:rsid w:val="00C65026"/>
    <w:rsid w:val="00C6509D"/>
    <w:rsid w:val="00C66738"/>
    <w:rsid w:val="00C6735D"/>
    <w:rsid w:val="00C6739D"/>
    <w:rsid w:val="00C67588"/>
    <w:rsid w:val="00C70F82"/>
    <w:rsid w:val="00C719B5"/>
    <w:rsid w:val="00C71CFB"/>
    <w:rsid w:val="00C72B2E"/>
    <w:rsid w:val="00C732C7"/>
    <w:rsid w:val="00C73612"/>
    <w:rsid w:val="00C73AFF"/>
    <w:rsid w:val="00C743B4"/>
    <w:rsid w:val="00C748DC"/>
    <w:rsid w:val="00C74A70"/>
    <w:rsid w:val="00C74FCD"/>
    <w:rsid w:val="00C751FE"/>
    <w:rsid w:val="00C75234"/>
    <w:rsid w:val="00C758BD"/>
    <w:rsid w:val="00C75D70"/>
    <w:rsid w:val="00C75ED7"/>
    <w:rsid w:val="00C765D4"/>
    <w:rsid w:val="00C772B2"/>
    <w:rsid w:val="00C77CA3"/>
    <w:rsid w:val="00C8005B"/>
    <w:rsid w:val="00C800AE"/>
    <w:rsid w:val="00C805A6"/>
    <w:rsid w:val="00C807BF"/>
    <w:rsid w:val="00C80B2D"/>
    <w:rsid w:val="00C81215"/>
    <w:rsid w:val="00C81318"/>
    <w:rsid w:val="00C8133C"/>
    <w:rsid w:val="00C81CDF"/>
    <w:rsid w:val="00C82048"/>
    <w:rsid w:val="00C8210A"/>
    <w:rsid w:val="00C82288"/>
    <w:rsid w:val="00C82B18"/>
    <w:rsid w:val="00C82DEE"/>
    <w:rsid w:val="00C835CD"/>
    <w:rsid w:val="00C8396D"/>
    <w:rsid w:val="00C83984"/>
    <w:rsid w:val="00C839E4"/>
    <w:rsid w:val="00C83BF9"/>
    <w:rsid w:val="00C842E0"/>
    <w:rsid w:val="00C84D17"/>
    <w:rsid w:val="00C84D23"/>
    <w:rsid w:val="00C84E15"/>
    <w:rsid w:val="00C854E1"/>
    <w:rsid w:val="00C8551D"/>
    <w:rsid w:val="00C85656"/>
    <w:rsid w:val="00C857A0"/>
    <w:rsid w:val="00C8591F"/>
    <w:rsid w:val="00C85C80"/>
    <w:rsid w:val="00C85D5F"/>
    <w:rsid w:val="00C86550"/>
    <w:rsid w:val="00C877B8"/>
    <w:rsid w:val="00C87E08"/>
    <w:rsid w:val="00C90525"/>
    <w:rsid w:val="00C9075C"/>
    <w:rsid w:val="00C9077D"/>
    <w:rsid w:val="00C90AD9"/>
    <w:rsid w:val="00C90C6C"/>
    <w:rsid w:val="00C9121F"/>
    <w:rsid w:val="00C919D9"/>
    <w:rsid w:val="00C91FE9"/>
    <w:rsid w:val="00C92007"/>
    <w:rsid w:val="00C92463"/>
    <w:rsid w:val="00C9286A"/>
    <w:rsid w:val="00C931B4"/>
    <w:rsid w:val="00C94796"/>
    <w:rsid w:val="00C94B65"/>
    <w:rsid w:val="00C94E04"/>
    <w:rsid w:val="00C9526D"/>
    <w:rsid w:val="00C95ADD"/>
    <w:rsid w:val="00C9695F"/>
    <w:rsid w:val="00C970B9"/>
    <w:rsid w:val="00C972D6"/>
    <w:rsid w:val="00C97A3F"/>
    <w:rsid w:val="00C97C66"/>
    <w:rsid w:val="00C97D58"/>
    <w:rsid w:val="00CA04A8"/>
    <w:rsid w:val="00CA1953"/>
    <w:rsid w:val="00CA1D61"/>
    <w:rsid w:val="00CA245C"/>
    <w:rsid w:val="00CA2C68"/>
    <w:rsid w:val="00CA3428"/>
    <w:rsid w:val="00CA3F35"/>
    <w:rsid w:val="00CA41C6"/>
    <w:rsid w:val="00CA4EE7"/>
    <w:rsid w:val="00CA5962"/>
    <w:rsid w:val="00CA5B6F"/>
    <w:rsid w:val="00CA62A7"/>
    <w:rsid w:val="00CA6323"/>
    <w:rsid w:val="00CA6CB5"/>
    <w:rsid w:val="00CA711A"/>
    <w:rsid w:val="00CA71C3"/>
    <w:rsid w:val="00CA722F"/>
    <w:rsid w:val="00CA749C"/>
    <w:rsid w:val="00CA764E"/>
    <w:rsid w:val="00CA7990"/>
    <w:rsid w:val="00CA7F00"/>
    <w:rsid w:val="00CB04BC"/>
    <w:rsid w:val="00CB0B38"/>
    <w:rsid w:val="00CB0C0A"/>
    <w:rsid w:val="00CB14AF"/>
    <w:rsid w:val="00CB1534"/>
    <w:rsid w:val="00CB1682"/>
    <w:rsid w:val="00CB1ED4"/>
    <w:rsid w:val="00CB290C"/>
    <w:rsid w:val="00CB2BBA"/>
    <w:rsid w:val="00CB2E1F"/>
    <w:rsid w:val="00CB3B67"/>
    <w:rsid w:val="00CB3B79"/>
    <w:rsid w:val="00CB40B1"/>
    <w:rsid w:val="00CB4BD8"/>
    <w:rsid w:val="00CB4C64"/>
    <w:rsid w:val="00CB572C"/>
    <w:rsid w:val="00CB6BA2"/>
    <w:rsid w:val="00CC018E"/>
    <w:rsid w:val="00CC0D58"/>
    <w:rsid w:val="00CC1572"/>
    <w:rsid w:val="00CC16E0"/>
    <w:rsid w:val="00CC17D9"/>
    <w:rsid w:val="00CC1DF2"/>
    <w:rsid w:val="00CC2566"/>
    <w:rsid w:val="00CC28BC"/>
    <w:rsid w:val="00CC29E7"/>
    <w:rsid w:val="00CC2CC4"/>
    <w:rsid w:val="00CC2D99"/>
    <w:rsid w:val="00CC3003"/>
    <w:rsid w:val="00CC33C7"/>
    <w:rsid w:val="00CC39DC"/>
    <w:rsid w:val="00CC3B39"/>
    <w:rsid w:val="00CC3E9F"/>
    <w:rsid w:val="00CC3FDE"/>
    <w:rsid w:val="00CC4291"/>
    <w:rsid w:val="00CC44CA"/>
    <w:rsid w:val="00CC4507"/>
    <w:rsid w:val="00CC4884"/>
    <w:rsid w:val="00CC50D1"/>
    <w:rsid w:val="00CC5281"/>
    <w:rsid w:val="00CC567E"/>
    <w:rsid w:val="00CC6AB2"/>
    <w:rsid w:val="00CC7225"/>
    <w:rsid w:val="00CC73E0"/>
    <w:rsid w:val="00CC74D6"/>
    <w:rsid w:val="00CC77B3"/>
    <w:rsid w:val="00CC7873"/>
    <w:rsid w:val="00CC79C5"/>
    <w:rsid w:val="00CD00F2"/>
    <w:rsid w:val="00CD039A"/>
    <w:rsid w:val="00CD054F"/>
    <w:rsid w:val="00CD08ED"/>
    <w:rsid w:val="00CD09F1"/>
    <w:rsid w:val="00CD0B64"/>
    <w:rsid w:val="00CD0D1A"/>
    <w:rsid w:val="00CD0E03"/>
    <w:rsid w:val="00CD10C7"/>
    <w:rsid w:val="00CD1211"/>
    <w:rsid w:val="00CD25E1"/>
    <w:rsid w:val="00CD2A59"/>
    <w:rsid w:val="00CD2B75"/>
    <w:rsid w:val="00CD2D69"/>
    <w:rsid w:val="00CD43C9"/>
    <w:rsid w:val="00CD4522"/>
    <w:rsid w:val="00CD48E0"/>
    <w:rsid w:val="00CD4B75"/>
    <w:rsid w:val="00CD4D4D"/>
    <w:rsid w:val="00CD5249"/>
    <w:rsid w:val="00CD5D57"/>
    <w:rsid w:val="00CD6364"/>
    <w:rsid w:val="00CD63FF"/>
    <w:rsid w:val="00CD65F9"/>
    <w:rsid w:val="00CD66B1"/>
    <w:rsid w:val="00CD66C1"/>
    <w:rsid w:val="00CD6AF5"/>
    <w:rsid w:val="00CD6F98"/>
    <w:rsid w:val="00CD72B1"/>
    <w:rsid w:val="00CD730C"/>
    <w:rsid w:val="00CD743A"/>
    <w:rsid w:val="00CE0EE5"/>
    <w:rsid w:val="00CE1193"/>
    <w:rsid w:val="00CE2175"/>
    <w:rsid w:val="00CE2387"/>
    <w:rsid w:val="00CE2401"/>
    <w:rsid w:val="00CE3041"/>
    <w:rsid w:val="00CE3A2A"/>
    <w:rsid w:val="00CE4BB0"/>
    <w:rsid w:val="00CE5121"/>
    <w:rsid w:val="00CE55AD"/>
    <w:rsid w:val="00CE6A90"/>
    <w:rsid w:val="00CE6F3B"/>
    <w:rsid w:val="00CE74B3"/>
    <w:rsid w:val="00CE7A6B"/>
    <w:rsid w:val="00CE7DE1"/>
    <w:rsid w:val="00CF0E1A"/>
    <w:rsid w:val="00CF1612"/>
    <w:rsid w:val="00CF1F3E"/>
    <w:rsid w:val="00CF2782"/>
    <w:rsid w:val="00CF297C"/>
    <w:rsid w:val="00CF31D4"/>
    <w:rsid w:val="00CF3B73"/>
    <w:rsid w:val="00CF3E5D"/>
    <w:rsid w:val="00CF3EEB"/>
    <w:rsid w:val="00CF46D1"/>
    <w:rsid w:val="00CF4726"/>
    <w:rsid w:val="00CF4E9A"/>
    <w:rsid w:val="00CF59C4"/>
    <w:rsid w:val="00CF5B59"/>
    <w:rsid w:val="00CF60CD"/>
    <w:rsid w:val="00CF62AE"/>
    <w:rsid w:val="00CF659A"/>
    <w:rsid w:val="00CF6860"/>
    <w:rsid w:val="00CF6E2C"/>
    <w:rsid w:val="00CF7059"/>
    <w:rsid w:val="00CF72F0"/>
    <w:rsid w:val="00CF7DA6"/>
    <w:rsid w:val="00D00384"/>
    <w:rsid w:val="00D009A9"/>
    <w:rsid w:val="00D0118F"/>
    <w:rsid w:val="00D0139C"/>
    <w:rsid w:val="00D01CDC"/>
    <w:rsid w:val="00D01F15"/>
    <w:rsid w:val="00D01F9F"/>
    <w:rsid w:val="00D02647"/>
    <w:rsid w:val="00D0277B"/>
    <w:rsid w:val="00D02A41"/>
    <w:rsid w:val="00D03D9E"/>
    <w:rsid w:val="00D04805"/>
    <w:rsid w:val="00D051B0"/>
    <w:rsid w:val="00D05B23"/>
    <w:rsid w:val="00D06207"/>
    <w:rsid w:val="00D06E11"/>
    <w:rsid w:val="00D0734E"/>
    <w:rsid w:val="00D07920"/>
    <w:rsid w:val="00D07CCC"/>
    <w:rsid w:val="00D07FDD"/>
    <w:rsid w:val="00D1009E"/>
    <w:rsid w:val="00D113E2"/>
    <w:rsid w:val="00D11E33"/>
    <w:rsid w:val="00D120AA"/>
    <w:rsid w:val="00D12F01"/>
    <w:rsid w:val="00D130E2"/>
    <w:rsid w:val="00D13998"/>
    <w:rsid w:val="00D143DF"/>
    <w:rsid w:val="00D148C1"/>
    <w:rsid w:val="00D153E7"/>
    <w:rsid w:val="00D15E52"/>
    <w:rsid w:val="00D1637C"/>
    <w:rsid w:val="00D17364"/>
    <w:rsid w:val="00D17A25"/>
    <w:rsid w:val="00D208F9"/>
    <w:rsid w:val="00D20A56"/>
    <w:rsid w:val="00D21A9B"/>
    <w:rsid w:val="00D21C29"/>
    <w:rsid w:val="00D2234B"/>
    <w:rsid w:val="00D227FB"/>
    <w:rsid w:val="00D2299F"/>
    <w:rsid w:val="00D23394"/>
    <w:rsid w:val="00D2427F"/>
    <w:rsid w:val="00D245CD"/>
    <w:rsid w:val="00D248F2"/>
    <w:rsid w:val="00D24944"/>
    <w:rsid w:val="00D24CB7"/>
    <w:rsid w:val="00D2644C"/>
    <w:rsid w:val="00D26B1A"/>
    <w:rsid w:val="00D27651"/>
    <w:rsid w:val="00D2777F"/>
    <w:rsid w:val="00D27B55"/>
    <w:rsid w:val="00D31370"/>
    <w:rsid w:val="00D31658"/>
    <w:rsid w:val="00D316D6"/>
    <w:rsid w:val="00D3174E"/>
    <w:rsid w:val="00D31B95"/>
    <w:rsid w:val="00D3211A"/>
    <w:rsid w:val="00D3211F"/>
    <w:rsid w:val="00D323C8"/>
    <w:rsid w:val="00D3274B"/>
    <w:rsid w:val="00D32B6F"/>
    <w:rsid w:val="00D32F8F"/>
    <w:rsid w:val="00D335F6"/>
    <w:rsid w:val="00D3376A"/>
    <w:rsid w:val="00D3416C"/>
    <w:rsid w:val="00D34225"/>
    <w:rsid w:val="00D344BC"/>
    <w:rsid w:val="00D3488A"/>
    <w:rsid w:val="00D34C7E"/>
    <w:rsid w:val="00D34D27"/>
    <w:rsid w:val="00D3558A"/>
    <w:rsid w:val="00D35818"/>
    <w:rsid w:val="00D35A9F"/>
    <w:rsid w:val="00D35D32"/>
    <w:rsid w:val="00D36081"/>
    <w:rsid w:val="00D37C9C"/>
    <w:rsid w:val="00D403E5"/>
    <w:rsid w:val="00D4066A"/>
    <w:rsid w:val="00D4071D"/>
    <w:rsid w:val="00D40781"/>
    <w:rsid w:val="00D40A5E"/>
    <w:rsid w:val="00D40B65"/>
    <w:rsid w:val="00D40EB5"/>
    <w:rsid w:val="00D41105"/>
    <w:rsid w:val="00D41448"/>
    <w:rsid w:val="00D41887"/>
    <w:rsid w:val="00D41C63"/>
    <w:rsid w:val="00D4224E"/>
    <w:rsid w:val="00D423D3"/>
    <w:rsid w:val="00D42DB7"/>
    <w:rsid w:val="00D43AA0"/>
    <w:rsid w:val="00D43E11"/>
    <w:rsid w:val="00D4406D"/>
    <w:rsid w:val="00D44585"/>
    <w:rsid w:val="00D446DE"/>
    <w:rsid w:val="00D45290"/>
    <w:rsid w:val="00D45D08"/>
    <w:rsid w:val="00D45E15"/>
    <w:rsid w:val="00D46321"/>
    <w:rsid w:val="00D46510"/>
    <w:rsid w:val="00D46894"/>
    <w:rsid w:val="00D46906"/>
    <w:rsid w:val="00D505BC"/>
    <w:rsid w:val="00D50ABE"/>
    <w:rsid w:val="00D50BDC"/>
    <w:rsid w:val="00D50C85"/>
    <w:rsid w:val="00D50DF5"/>
    <w:rsid w:val="00D513B5"/>
    <w:rsid w:val="00D5184D"/>
    <w:rsid w:val="00D5198B"/>
    <w:rsid w:val="00D52F68"/>
    <w:rsid w:val="00D53177"/>
    <w:rsid w:val="00D53920"/>
    <w:rsid w:val="00D53A75"/>
    <w:rsid w:val="00D53E75"/>
    <w:rsid w:val="00D5496D"/>
    <w:rsid w:val="00D54A04"/>
    <w:rsid w:val="00D54CE4"/>
    <w:rsid w:val="00D556E4"/>
    <w:rsid w:val="00D5594A"/>
    <w:rsid w:val="00D55E80"/>
    <w:rsid w:val="00D564A1"/>
    <w:rsid w:val="00D5762A"/>
    <w:rsid w:val="00D578A4"/>
    <w:rsid w:val="00D6115D"/>
    <w:rsid w:val="00D6161F"/>
    <w:rsid w:val="00D61A4A"/>
    <w:rsid w:val="00D61A76"/>
    <w:rsid w:val="00D6214F"/>
    <w:rsid w:val="00D62ABA"/>
    <w:rsid w:val="00D63917"/>
    <w:rsid w:val="00D63AE8"/>
    <w:rsid w:val="00D63FB3"/>
    <w:rsid w:val="00D6481F"/>
    <w:rsid w:val="00D648A1"/>
    <w:rsid w:val="00D64D0D"/>
    <w:rsid w:val="00D65ADD"/>
    <w:rsid w:val="00D65B1E"/>
    <w:rsid w:val="00D65EC5"/>
    <w:rsid w:val="00D66963"/>
    <w:rsid w:val="00D671E6"/>
    <w:rsid w:val="00D671ED"/>
    <w:rsid w:val="00D67688"/>
    <w:rsid w:val="00D676F8"/>
    <w:rsid w:val="00D67A5F"/>
    <w:rsid w:val="00D67CFB"/>
    <w:rsid w:val="00D67ED7"/>
    <w:rsid w:val="00D70465"/>
    <w:rsid w:val="00D705A2"/>
    <w:rsid w:val="00D7099F"/>
    <w:rsid w:val="00D719AA"/>
    <w:rsid w:val="00D71AC3"/>
    <w:rsid w:val="00D71B5C"/>
    <w:rsid w:val="00D71C82"/>
    <w:rsid w:val="00D71F2C"/>
    <w:rsid w:val="00D7206D"/>
    <w:rsid w:val="00D72408"/>
    <w:rsid w:val="00D73E1B"/>
    <w:rsid w:val="00D74379"/>
    <w:rsid w:val="00D74570"/>
    <w:rsid w:val="00D74E37"/>
    <w:rsid w:val="00D751D6"/>
    <w:rsid w:val="00D753D4"/>
    <w:rsid w:val="00D757D3"/>
    <w:rsid w:val="00D76A83"/>
    <w:rsid w:val="00D76E24"/>
    <w:rsid w:val="00D76FD3"/>
    <w:rsid w:val="00D77273"/>
    <w:rsid w:val="00D772B4"/>
    <w:rsid w:val="00D774CA"/>
    <w:rsid w:val="00D775C7"/>
    <w:rsid w:val="00D7777E"/>
    <w:rsid w:val="00D77BA8"/>
    <w:rsid w:val="00D80ACD"/>
    <w:rsid w:val="00D8117E"/>
    <w:rsid w:val="00D811CF"/>
    <w:rsid w:val="00D813C0"/>
    <w:rsid w:val="00D81B81"/>
    <w:rsid w:val="00D81C0E"/>
    <w:rsid w:val="00D81C4B"/>
    <w:rsid w:val="00D82101"/>
    <w:rsid w:val="00D82A51"/>
    <w:rsid w:val="00D82D1C"/>
    <w:rsid w:val="00D8318A"/>
    <w:rsid w:val="00D83728"/>
    <w:rsid w:val="00D83EBD"/>
    <w:rsid w:val="00D8434A"/>
    <w:rsid w:val="00D8468F"/>
    <w:rsid w:val="00D84962"/>
    <w:rsid w:val="00D84C6E"/>
    <w:rsid w:val="00D85B3A"/>
    <w:rsid w:val="00D865CB"/>
    <w:rsid w:val="00D86A70"/>
    <w:rsid w:val="00D87528"/>
    <w:rsid w:val="00D87D38"/>
    <w:rsid w:val="00D87E41"/>
    <w:rsid w:val="00D904F6"/>
    <w:rsid w:val="00D9051A"/>
    <w:rsid w:val="00D90703"/>
    <w:rsid w:val="00D90953"/>
    <w:rsid w:val="00D91326"/>
    <w:rsid w:val="00D91935"/>
    <w:rsid w:val="00D91EE1"/>
    <w:rsid w:val="00D9235F"/>
    <w:rsid w:val="00D926AC"/>
    <w:rsid w:val="00D928D4"/>
    <w:rsid w:val="00D92B4A"/>
    <w:rsid w:val="00D92D5E"/>
    <w:rsid w:val="00D9316E"/>
    <w:rsid w:val="00D93DAB"/>
    <w:rsid w:val="00D95D0C"/>
    <w:rsid w:val="00D95E3E"/>
    <w:rsid w:val="00D9602B"/>
    <w:rsid w:val="00D96A87"/>
    <w:rsid w:val="00D971C3"/>
    <w:rsid w:val="00D97275"/>
    <w:rsid w:val="00D979AD"/>
    <w:rsid w:val="00D97C32"/>
    <w:rsid w:val="00DA10BE"/>
    <w:rsid w:val="00DA1CB6"/>
    <w:rsid w:val="00DA1CCE"/>
    <w:rsid w:val="00DA27E7"/>
    <w:rsid w:val="00DA29D7"/>
    <w:rsid w:val="00DA2AEF"/>
    <w:rsid w:val="00DA334C"/>
    <w:rsid w:val="00DA386F"/>
    <w:rsid w:val="00DA394B"/>
    <w:rsid w:val="00DA3A71"/>
    <w:rsid w:val="00DA43CF"/>
    <w:rsid w:val="00DA455A"/>
    <w:rsid w:val="00DA461A"/>
    <w:rsid w:val="00DA469C"/>
    <w:rsid w:val="00DA46B2"/>
    <w:rsid w:val="00DA4A94"/>
    <w:rsid w:val="00DA4F8F"/>
    <w:rsid w:val="00DA53A8"/>
    <w:rsid w:val="00DA53EF"/>
    <w:rsid w:val="00DA5EF6"/>
    <w:rsid w:val="00DA5F11"/>
    <w:rsid w:val="00DA6083"/>
    <w:rsid w:val="00DA6EF2"/>
    <w:rsid w:val="00DA6F93"/>
    <w:rsid w:val="00DA71BE"/>
    <w:rsid w:val="00DA733C"/>
    <w:rsid w:val="00DB024A"/>
    <w:rsid w:val="00DB0D28"/>
    <w:rsid w:val="00DB0F48"/>
    <w:rsid w:val="00DB10F0"/>
    <w:rsid w:val="00DB128F"/>
    <w:rsid w:val="00DB1E28"/>
    <w:rsid w:val="00DB24ED"/>
    <w:rsid w:val="00DB2BF3"/>
    <w:rsid w:val="00DB2C5A"/>
    <w:rsid w:val="00DB3E0C"/>
    <w:rsid w:val="00DB4644"/>
    <w:rsid w:val="00DB4B6F"/>
    <w:rsid w:val="00DB4F27"/>
    <w:rsid w:val="00DB5A56"/>
    <w:rsid w:val="00DB5AE4"/>
    <w:rsid w:val="00DB6246"/>
    <w:rsid w:val="00DB6DEC"/>
    <w:rsid w:val="00DB71EC"/>
    <w:rsid w:val="00DB7220"/>
    <w:rsid w:val="00DB7384"/>
    <w:rsid w:val="00DB79B5"/>
    <w:rsid w:val="00DB7EBD"/>
    <w:rsid w:val="00DC0B71"/>
    <w:rsid w:val="00DC0CB1"/>
    <w:rsid w:val="00DC15E9"/>
    <w:rsid w:val="00DC17E6"/>
    <w:rsid w:val="00DC2554"/>
    <w:rsid w:val="00DC2F75"/>
    <w:rsid w:val="00DC310C"/>
    <w:rsid w:val="00DC3AB5"/>
    <w:rsid w:val="00DC42AC"/>
    <w:rsid w:val="00DC4326"/>
    <w:rsid w:val="00DC4CB7"/>
    <w:rsid w:val="00DC542C"/>
    <w:rsid w:val="00DC63FD"/>
    <w:rsid w:val="00DC6439"/>
    <w:rsid w:val="00DC64C8"/>
    <w:rsid w:val="00DC671D"/>
    <w:rsid w:val="00DC6830"/>
    <w:rsid w:val="00DC68C9"/>
    <w:rsid w:val="00DC6939"/>
    <w:rsid w:val="00DC7395"/>
    <w:rsid w:val="00DC7626"/>
    <w:rsid w:val="00DC77AB"/>
    <w:rsid w:val="00DD09AC"/>
    <w:rsid w:val="00DD0CA5"/>
    <w:rsid w:val="00DD11BD"/>
    <w:rsid w:val="00DD1484"/>
    <w:rsid w:val="00DD1904"/>
    <w:rsid w:val="00DD1C2D"/>
    <w:rsid w:val="00DD229A"/>
    <w:rsid w:val="00DD22C8"/>
    <w:rsid w:val="00DD2EEB"/>
    <w:rsid w:val="00DD33D8"/>
    <w:rsid w:val="00DD4B45"/>
    <w:rsid w:val="00DD5556"/>
    <w:rsid w:val="00DD5C80"/>
    <w:rsid w:val="00DD62CB"/>
    <w:rsid w:val="00DD67B4"/>
    <w:rsid w:val="00DD69DA"/>
    <w:rsid w:val="00DD6D77"/>
    <w:rsid w:val="00DD72F4"/>
    <w:rsid w:val="00DD73FE"/>
    <w:rsid w:val="00DD7C36"/>
    <w:rsid w:val="00DE08F9"/>
    <w:rsid w:val="00DE3334"/>
    <w:rsid w:val="00DE3FFF"/>
    <w:rsid w:val="00DE41B8"/>
    <w:rsid w:val="00DE46F3"/>
    <w:rsid w:val="00DE471E"/>
    <w:rsid w:val="00DE4A6B"/>
    <w:rsid w:val="00DE4D2B"/>
    <w:rsid w:val="00DE530B"/>
    <w:rsid w:val="00DE5A1B"/>
    <w:rsid w:val="00DE6864"/>
    <w:rsid w:val="00DE6E3A"/>
    <w:rsid w:val="00DE729D"/>
    <w:rsid w:val="00DE72EA"/>
    <w:rsid w:val="00DE78DF"/>
    <w:rsid w:val="00DF02B9"/>
    <w:rsid w:val="00DF03C1"/>
    <w:rsid w:val="00DF04B6"/>
    <w:rsid w:val="00DF0844"/>
    <w:rsid w:val="00DF116F"/>
    <w:rsid w:val="00DF1428"/>
    <w:rsid w:val="00DF1BD9"/>
    <w:rsid w:val="00DF2C28"/>
    <w:rsid w:val="00DF2CC4"/>
    <w:rsid w:val="00DF33D7"/>
    <w:rsid w:val="00DF3424"/>
    <w:rsid w:val="00DF496C"/>
    <w:rsid w:val="00DF5A6B"/>
    <w:rsid w:val="00DF5E8D"/>
    <w:rsid w:val="00DF6211"/>
    <w:rsid w:val="00DF631F"/>
    <w:rsid w:val="00DF661D"/>
    <w:rsid w:val="00DF66E6"/>
    <w:rsid w:val="00DF6BC7"/>
    <w:rsid w:val="00DF7767"/>
    <w:rsid w:val="00DF7A3C"/>
    <w:rsid w:val="00E009A2"/>
    <w:rsid w:val="00E012BE"/>
    <w:rsid w:val="00E017F1"/>
    <w:rsid w:val="00E01BB0"/>
    <w:rsid w:val="00E01F98"/>
    <w:rsid w:val="00E021E8"/>
    <w:rsid w:val="00E02608"/>
    <w:rsid w:val="00E0320D"/>
    <w:rsid w:val="00E03335"/>
    <w:rsid w:val="00E0432D"/>
    <w:rsid w:val="00E04534"/>
    <w:rsid w:val="00E046A6"/>
    <w:rsid w:val="00E047CB"/>
    <w:rsid w:val="00E04CFE"/>
    <w:rsid w:val="00E0517D"/>
    <w:rsid w:val="00E0582E"/>
    <w:rsid w:val="00E05C71"/>
    <w:rsid w:val="00E05DBA"/>
    <w:rsid w:val="00E060BA"/>
    <w:rsid w:val="00E071CB"/>
    <w:rsid w:val="00E07501"/>
    <w:rsid w:val="00E07512"/>
    <w:rsid w:val="00E1008A"/>
    <w:rsid w:val="00E10365"/>
    <w:rsid w:val="00E10587"/>
    <w:rsid w:val="00E108CA"/>
    <w:rsid w:val="00E10DDA"/>
    <w:rsid w:val="00E10E8B"/>
    <w:rsid w:val="00E11011"/>
    <w:rsid w:val="00E1106D"/>
    <w:rsid w:val="00E1112B"/>
    <w:rsid w:val="00E11CB4"/>
    <w:rsid w:val="00E12C6F"/>
    <w:rsid w:val="00E12D51"/>
    <w:rsid w:val="00E12ECC"/>
    <w:rsid w:val="00E13CE0"/>
    <w:rsid w:val="00E14813"/>
    <w:rsid w:val="00E14C26"/>
    <w:rsid w:val="00E153F1"/>
    <w:rsid w:val="00E1541C"/>
    <w:rsid w:val="00E1548F"/>
    <w:rsid w:val="00E15966"/>
    <w:rsid w:val="00E1621C"/>
    <w:rsid w:val="00E164A3"/>
    <w:rsid w:val="00E170D9"/>
    <w:rsid w:val="00E17236"/>
    <w:rsid w:val="00E17E55"/>
    <w:rsid w:val="00E17F22"/>
    <w:rsid w:val="00E20381"/>
    <w:rsid w:val="00E20561"/>
    <w:rsid w:val="00E205C3"/>
    <w:rsid w:val="00E20C3F"/>
    <w:rsid w:val="00E20C8A"/>
    <w:rsid w:val="00E20DB6"/>
    <w:rsid w:val="00E21078"/>
    <w:rsid w:val="00E21349"/>
    <w:rsid w:val="00E213F3"/>
    <w:rsid w:val="00E2167A"/>
    <w:rsid w:val="00E21F25"/>
    <w:rsid w:val="00E22390"/>
    <w:rsid w:val="00E232AA"/>
    <w:rsid w:val="00E23300"/>
    <w:rsid w:val="00E2377E"/>
    <w:rsid w:val="00E239F0"/>
    <w:rsid w:val="00E24171"/>
    <w:rsid w:val="00E24634"/>
    <w:rsid w:val="00E2486A"/>
    <w:rsid w:val="00E25142"/>
    <w:rsid w:val="00E25689"/>
    <w:rsid w:val="00E26277"/>
    <w:rsid w:val="00E26623"/>
    <w:rsid w:val="00E2662B"/>
    <w:rsid w:val="00E26A8B"/>
    <w:rsid w:val="00E2756F"/>
    <w:rsid w:val="00E2767D"/>
    <w:rsid w:val="00E27B8E"/>
    <w:rsid w:val="00E306AF"/>
    <w:rsid w:val="00E30818"/>
    <w:rsid w:val="00E30C37"/>
    <w:rsid w:val="00E314D1"/>
    <w:rsid w:val="00E32290"/>
    <w:rsid w:val="00E32998"/>
    <w:rsid w:val="00E3301A"/>
    <w:rsid w:val="00E34113"/>
    <w:rsid w:val="00E342A8"/>
    <w:rsid w:val="00E342AA"/>
    <w:rsid w:val="00E34476"/>
    <w:rsid w:val="00E348C5"/>
    <w:rsid w:val="00E3596C"/>
    <w:rsid w:val="00E359B5"/>
    <w:rsid w:val="00E35EDF"/>
    <w:rsid w:val="00E36902"/>
    <w:rsid w:val="00E36926"/>
    <w:rsid w:val="00E3698E"/>
    <w:rsid w:val="00E37194"/>
    <w:rsid w:val="00E37228"/>
    <w:rsid w:val="00E37377"/>
    <w:rsid w:val="00E37866"/>
    <w:rsid w:val="00E37F69"/>
    <w:rsid w:val="00E40648"/>
    <w:rsid w:val="00E408CE"/>
    <w:rsid w:val="00E41606"/>
    <w:rsid w:val="00E41788"/>
    <w:rsid w:val="00E41AD7"/>
    <w:rsid w:val="00E4201B"/>
    <w:rsid w:val="00E42173"/>
    <w:rsid w:val="00E4255E"/>
    <w:rsid w:val="00E4315A"/>
    <w:rsid w:val="00E4340D"/>
    <w:rsid w:val="00E43D2E"/>
    <w:rsid w:val="00E4448E"/>
    <w:rsid w:val="00E44706"/>
    <w:rsid w:val="00E44AAA"/>
    <w:rsid w:val="00E44CFE"/>
    <w:rsid w:val="00E4535E"/>
    <w:rsid w:val="00E45FC3"/>
    <w:rsid w:val="00E46CB8"/>
    <w:rsid w:val="00E475D8"/>
    <w:rsid w:val="00E47A9C"/>
    <w:rsid w:val="00E5090E"/>
    <w:rsid w:val="00E51797"/>
    <w:rsid w:val="00E51998"/>
    <w:rsid w:val="00E521C3"/>
    <w:rsid w:val="00E529F2"/>
    <w:rsid w:val="00E52A55"/>
    <w:rsid w:val="00E536BE"/>
    <w:rsid w:val="00E53C19"/>
    <w:rsid w:val="00E53DDB"/>
    <w:rsid w:val="00E53E17"/>
    <w:rsid w:val="00E54DCD"/>
    <w:rsid w:val="00E551DC"/>
    <w:rsid w:val="00E55302"/>
    <w:rsid w:val="00E55FAC"/>
    <w:rsid w:val="00E57583"/>
    <w:rsid w:val="00E57E84"/>
    <w:rsid w:val="00E57E8E"/>
    <w:rsid w:val="00E6034B"/>
    <w:rsid w:val="00E60356"/>
    <w:rsid w:val="00E605D3"/>
    <w:rsid w:val="00E608A4"/>
    <w:rsid w:val="00E6095E"/>
    <w:rsid w:val="00E61131"/>
    <w:rsid w:val="00E6194D"/>
    <w:rsid w:val="00E61A01"/>
    <w:rsid w:val="00E62BB4"/>
    <w:rsid w:val="00E62DCC"/>
    <w:rsid w:val="00E62E9F"/>
    <w:rsid w:val="00E62EB8"/>
    <w:rsid w:val="00E63113"/>
    <w:rsid w:val="00E63286"/>
    <w:rsid w:val="00E64148"/>
    <w:rsid w:val="00E64A7F"/>
    <w:rsid w:val="00E654EB"/>
    <w:rsid w:val="00E65B3C"/>
    <w:rsid w:val="00E6680C"/>
    <w:rsid w:val="00E66F37"/>
    <w:rsid w:val="00E67AE1"/>
    <w:rsid w:val="00E700CF"/>
    <w:rsid w:val="00E702C3"/>
    <w:rsid w:val="00E70586"/>
    <w:rsid w:val="00E706D2"/>
    <w:rsid w:val="00E70C8D"/>
    <w:rsid w:val="00E70E02"/>
    <w:rsid w:val="00E7105B"/>
    <w:rsid w:val="00E71566"/>
    <w:rsid w:val="00E724A5"/>
    <w:rsid w:val="00E72E67"/>
    <w:rsid w:val="00E7321C"/>
    <w:rsid w:val="00E7328C"/>
    <w:rsid w:val="00E73341"/>
    <w:rsid w:val="00E73507"/>
    <w:rsid w:val="00E7385E"/>
    <w:rsid w:val="00E7421E"/>
    <w:rsid w:val="00E746DB"/>
    <w:rsid w:val="00E74736"/>
    <w:rsid w:val="00E7518C"/>
    <w:rsid w:val="00E75B80"/>
    <w:rsid w:val="00E75C89"/>
    <w:rsid w:val="00E765FD"/>
    <w:rsid w:val="00E76600"/>
    <w:rsid w:val="00E76698"/>
    <w:rsid w:val="00E767AD"/>
    <w:rsid w:val="00E77017"/>
    <w:rsid w:val="00E770BC"/>
    <w:rsid w:val="00E77776"/>
    <w:rsid w:val="00E77AAF"/>
    <w:rsid w:val="00E807D9"/>
    <w:rsid w:val="00E80D9A"/>
    <w:rsid w:val="00E815F8"/>
    <w:rsid w:val="00E818D8"/>
    <w:rsid w:val="00E81BFA"/>
    <w:rsid w:val="00E82A05"/>
    <w:rsid w:val="00E82B57"/>
    <w:rsid w:val="00E82D0A"/>
    <w:rsid w:val="00E8383C"/>
    <w:rsid w:val="00E83BEF"/>
    <w:rsid w:val="00E83D5E"/>
    <w:rsid w:val="00E8406B"/>
    <w:rsid w:val="00E845DA"/>
    <w:rsid w:val="00E847E5"/>
    <w:rsid w:val="00E850A1"/>
    <w:rsid w:val="00E85A0D"/>
    <w:rsid w:val="00E85C36"/>
    <w:rsid w:val="00E85DD7"/>
    <w:rsid w:val="00E86BEB"/>
    <w:rsid w:val="00E87220"/>
    <w:rsid w:val="00E87600"/>
    <w:rsid w:val="00E87AF0"/>
    <w:rsid w:val="00E87EC7"/>
    <w:rsid w:val="00E90005"/>
    <w:rsid w:val="00E90550"/>
    <w:rsid w:val="00E913D2"/>
    <w:rsid w:val="00E913EB"/>
    <w:rsid w:val="00E9140F"/>
    <w:rsid w:val="00E920FB"/>
    <w:rsid w:val="00E92392"/>
    <w:rsid w:val="00E923AF"/>
    <w:rsid w:val="00E925EA"/>
    <w:rsid w:val="00E92F1B"/>
    <w:rsid w:val="00E93C0F"/>
    <w:rsid w:val="00E94156"/>
    <w:rsid w:val="00E94B28"/>
    <w:rsid w:val="00E95710"/>
    <w:rsid w:val="00E95CA7"/>
    <w:rsid w:val="00E9640E"/>
    <w:rsid w:val="00E966EA"/>
    <w:rsid w:val="00E971B3"/>
    <w:rsid w:val="00E97771"/>
    <w:rsid w:val="00EA003F"/>
    <w:rsid w:val="00EA0451"/>
    <w:rsid w:val="00EA092F"/>
    <w:rsid w:val="00EA1154"/>
    <w:rsid w:val="00EA23C7"/>
    <w:rsid w:val="00EA301E"/>
    <w:rsid w:val="00EA303A"/>
    <w:rsid w:val="00EA3232"/>
    <w:rsid w:val="00EA3237"/>
    <w:rsid w:val="00EA32AD"/>
    <w:rsid w:val="00EA344D"/>
    <w:rsid w:val="00EA3A14"/>
    <w:rsid w:val="00EA425F"/>
    <w:rsid w:val="00EA4855"/>
    <w:rsid w:val="00EA4C5D"/>
    <w:rsid w:val="00EA56EB"/>
    <w:rsid w:val="00EA619F"/>
    <w:rsid w:val="00EA6335"/>
    <w:rsid w:val="00EA7201"/>
    <w:rsid w:val="00EA7817"/>
    <w:rsid w:val="00EA7905"/>
    <w:rsid w:val="00EA7A31"/>
    <w:rsid w:val="00EB0329"/>
    <w:rsid w:val="00EB0E0A"/>
    <w:rsid w:val="00EB1519"/>
    <w:rsid w:val="00EB20FF"/>
    <w:rsid w:val="00EB2BA3"/>
    <w:rsid w:val="00EB3134"/>
    <w:rsid w:val="00EB3AB2"/>
    <w:rsid w:val="00EB3BED"/>
    <w:rsid w:val="00EB3D8F"/>
    <w:rsid w:val="00EB4118"/>
    <w:rsid w:val="00EB4A1E"/>
    <w:rsid w:val="00EB4B3D"/>
    <w:rsid w:val="00EB5AC2"/>
    <w:rsid w:val="00EB5BAC"/>
    <w:rsid w:val="00EB5DB0"/>
    <w:rsid w:val="00EB69FF"/>
    <w:rsid w:val="00EB6BDC"/>
    <w:rsid w:val="00EB71E4"/>
    <w:rsid w:val="00EB7574"/>
    <w:rsid w:val="00EB7C18"/>
    <w:rsid w:val="00EC0291"/>
    <w:rsid w:val="00EC06FC"/>
    <w:rsid w:val="00EC0FBA"/>
    <w:rsid w:val="00EC105A"/>
    <w:rsid w:val="00EC10E4"/>
    <w:rsid w:val="00EC128D"/>
    <w:rsid w:val="00EC181B"/>
    <w:rsid w:val="00EC1A68"/>
    <w:rsid w:val="00EC1BE8"/>
    <w:rsid w:val="00EC2210"/>
    <w:rsid w:val="00EC34B1"/>
    <w:rsid w:val="00EC44A3"/>
    <w:rsid w:val="00EC4525"/>
    <w:rsid w:val="00EC45B1"/>
    <w:rsid w:val="00EC4751"/>
    <w:rsid w:val="00EC4EE2"/>
    <w:rsid w:val="00EC51B7"/>
    <w:rsid w:val="00EC5258"/>
    <w:rsid w:val="00EC5353"/>
    <w:rsid w:val="00EC55ED"/>
    <w:rsid w:val="00EC5D64"/>
    <w:rsid w:val="00EC7F72"/>
    <w:rsid w:val="00ED0175"/>
    <w:rsid w:val="00ED0618"/>
    <w:rsid w:val="00ED0C95"/>
    <w:rsid w:val="00ED1534"/>
    <w:rsid w:val="00ED1CAD"/>
    <w:rsid w:val="00ED1F9A"/>
    <w:rsid w:val="00ED2417"/>
    <w:rsid w:val="00ED34E5"/>
    <w:rsid w:val="00ED3B9A"/>
    <w:rsid w:val="00ED3BAD"/>
    <w:rsid w:val="00ED4079"/>
    <w:rsid w:val="00ED48B8"/>
    <w:rsid w:val="00ED4926"/>
    <w:rsid w:val="00ED4E8D"/>
    <w:rsid w:val="00ED55DA"/>
    <w:rsid w:val="00ED5655"/>
    <w:rsid w:val="00ED5657"/>
    <w:rsid w:val="00ED5F67"/>
    <w:rsid w:val="00ED6644"/>
    <w:rsid w:val="00ED686D"/>
    <w:rsid w:val="00ED6C7E"/>
    <w:rsid w:val="00ED7333"/>
    <w:rsid w:val="00ED78BE"/>
    <w:rsid w:val="00ED7B70"/>
    <w:rsid w:val="00EE0181"/>
    <w:rsid w:val="00EE0D1E"/>
    <w:rsid w:val="00EE124F"/>
    <w:rsid w:val="00EE1409"/>
    <w:rsid w:val="00EE157A"/>
    <w:rsid w:val="00EE2249"/>
    <w:rsid w:val="00EE22CA"/>
    <w:rsid w:val="00EE262E"/>
    <w:rsid w:val="00EE3F38"/>
    <w:rsid w:val="00EE42EF"/>
    <w:rsid w:val="00EE4975"/>
    <w:rsid w:val="00EE552C"/>
    <w:rsid w:val="00EE57AB"/>
    <w:rsid w:val="00EE691B"/>
    <w:rsid w:val="00EE6D8F"/>
    <w:rsid w:val="00EE717E"/>
    <w:rsid w:val="00EE7AB2"/>
    <w:rsid w:val="00EE7D37"/>
    <w:rsid w:val="00EF0006"/>
    <w:rsid w:val="00EF0257"/>
    <w:rsid w:val="00EF0384"/>
    <w:rsid w:val="00EF0DE7"/>
    <w:rsid w:val="00EF10E2"/>
    <w:rsid w:val="00EF1102"/>
    <w:rsid w:val="00EF12A3"/>
    <w:rsid w:val="00EF1F80"/>
    <w:rsid w:val="00EF22DF"/>
    <w:rsid w:val="00EF2A36"/>
    <w:rsid w:val="00EF2DA1"/>
    <w:rsid w:val="00EF314D"/>
    <w:rsid w:val="00EF3215"/>
    <w:rsid w:val="00EF3355"/>
    <w:rsid w:val="00EF39DA"/>
    <w:rsid w:val="00EF3C18"/>
    <w:rsid w:val="00EF4167"/>
    <w:rsid w:val="00EF4A94"/>
    <w:rsid w:val="00EF50D0"/>
    <w:rsid w:val="00EF6376"/>
    <w:rsid w:val="00EF6809"/>
    <w:rsid w:val="00EF68DE"/>
    <w:rsid w:val="00EF76E3"/>
    <w:rsid w:val="00EF7829"/>
    <w:rsid w:val="00F004C8"/>
    <w:rsid w:val="00F0090D"/>
    <w:rsid w:val="00F00DA6"/>
    <w:rsid w:val="00F00FEB"/>
    <w:rsid w:val="00F01169"/>
    <w:rsid w:val="00F0144F"/>
    <w:rsid w:val="00F0162A"/>
    <w:rsid w:val="00F0164F"/>
    <w:rsid w:val="00F02784"/>
    <w:rsid w:val="00F03265"/>
    <w:rsid w:val="00F03A5F"/>
    <w:rsid w:val="00F03AF7"/>
    <w:rsid w:val="00F03DFB"/>
    <w:rsid w:val="00F0425C"/>
    <w:rsid w:val="00F048BB"/>
    <w:rsid w:val="00F052A0"/>
    <w:rsid w:val="00F057BD"/>
    <w:rsid w:val="00F06054"/>
    <w:rsid w:val="00F062DF"/>
    <w:rsid w:val="00F0648D"/>
    <w:rsid w:val="00F0682F"/>
    <w:rsid w:val="00F06B85"/>
    <w:rsid w:val="00F06E7C"/>
    <w:rsid w:val="00F06F56"/>
    <w:rsid w:val="00F07155"/>
    <w:rsid w:val="00F0795F"/>
    <w:rsid w:val="00F07DD8"/>
    <w:rsid w:val="00F07FA2"/>
    <w:rsid w:val="00F1024D"/>
    <w:rsid w:val="00F10489"/>
    <w:rsid w:val="00F1060F"/>
    <w:rsid w:val="00F11307"/>
    <w:rsid w:val="00F11923"/>
    <w:rsid w:val="00F121FC"/>
    <w:rsid w:val="00F122FF"/>
    <w:rsid w:val="00F12970"/>
    <w:rsid w:val="00F129C0"/>
    <w:rsid w:val="00F12D9F"/>
    <w:rsid w:val="00F1305B"/>
    <w:rsid w:val="00F13892"/>
    <w:rsid w:val="00F13AAA"/>
    <w:rsid w:val="00F14283"/>
    <w:rsid w:val="00F148B9"/>
    <w:rsid w:val="00F14AB2"/>
    <w:rsid w:val="00F14BBE"/>
    <w:rsid w:val="00F14E09"/>
    <w:rsid w:val="00F14E45"/>
    <w:rsid w:val="00F14F7D"/>
    <w:rsid w:val="00F1561D"/>
    <w:rsid w:val="00F16337"/>
    <w:rsid w:val="00F1636F"/>
    <w:rsid w:val="00F166FF"/>
    <w:rsid w:val="00F16997"/>
    <w:rsid w:val="00F16DEA"/>
    <w:rsid w:val="00F17E51"/>
    <w:rsid w:val="00F20231"/>
    <w:rsid w:val="00F2047A"/>
    <w:rsid w:val="00F21C44"/>
    <w:rsid w:val="00F21D83"/>
    <w:rsid w:val="00F226AD"/>
    <w:rsid w:val="00F229C7"/>
    <w:rsid w:val="00F2341E"/>
    <w:rsid w:val="00F2625F"/>
    <w:rsid w:val="00F268DF"/>
    <w:rsid w:val="00F26C54"/>
    <w:rsid w:val="00F273B9"/>
    <w:rsid w:val="00F27806"/>
    <w:rsid w:val="00F27839"/>
    <w:rsid w:val="00F27CCF"/>
    <w:rsid w:val="00F30330"/>
    <w:rsid w:val="00F306AE"/>
    <w:rsid w:val="00F30B18"/>
    <w:rsid w:val="00F30C74"/>
    <w:rsid w:val="00F31080"/>
    <w:rsid w:val="00F31157"/>
    <w:rsid w:val="00F316F3"/>
    <w:rsid w:val="00F319AA"/>
    <w:rsid w:val="00F319FD"/>
    <w:rsid w:val="00F31ACC"/>
    <w:rsid w:val="00F322FE"/>
    <w:rsid w:val="00F32D2E"/>
    <w:rsid w:val="00F32DBD"/>
    <w:rsid w:val="00F33028"/>
    <w:rsid w:val="00F3386D"/>
    <w:rsid w:val="00F348CD"/>
    <w:rsid w:val="00F3538C"/>
    <w:rsid w:val="00F35696"/>
    <w:rsid w:val="00F356AD"/>
    <w:rsid w:val="00F35D3A"/>
    <w:rsid w:val="00F3608C"/>
    <w:rsid w:val="00F3612A"/>
    <w:rsid w:val="00F36F35"/>
    <w:rsid w:val="00F37126"/>
    <w:rsid w:val="00F3733E"/>
    <w:rsid w:val="00F374F8"/>
    <w:rsid w:val="00F37545"/>
    <w:rsid w:val="00F3779E"/>
    <w:rsid w:val="00F37844"/>
    <w:rsid w:val="00F37E10"/>
    <w:rsid w:val="00F40136"/>
    <w:rsid w:val="00F40659"/>
    <w:rsid w:val="00F4093D"/>
    <w:rsid w:val="00F41CF6"/>
    <w:rsid w:val="00F41E4B"/>
    <w:rsid w:val="00F422EC"/>
    <w:rsid w:val="00F42424"/>
    <w:rsid w:val="00F4287B"/>
    <w:rsid w:val="00F42C9E"/>
    <w:rsid w:val="00F4307C"/>
    <w:rsid w:val="00F43395"/>
    <w:rsid w:val="00F4351F"/>
    <w:rsid w:val="00F43979"/>
    <w:rsid w:val="00F43B76"/>
    <w:rsid w:val="00F43E06"/>
    <w:rsid w:val="00F44D0E"/>
    <w:rsid w:val="00F44E55"/>
    <w:rsid w:val="00F45FF9"/>
    <w:rsid w:val="00F46770"/>
    <w:rsid w:val="00F4698C"/>
    <w:rsid w:val="00F4785E"/>
    <w:rsid w:val="00F479E5"/>
    <w:rsid w:val="00F47E2F"/>
    <w:rsid w:val="00F47F54"/>
    <w:rsid w:val="00F5013C"/>
    <w:rsid w:val="00F50881"/>
    <w:rsid w:val="00F50D9E"/>
    <w:rsid w:val="00F511EA"/>
    <w:rsid w:val="00F51F04"/>
    <w:rsid w:val="00F52078"/>
    <w:rsid w:val="00F520E7"/>
    <w:rsid w:val="00F52438"/>
    <w:rsid w:val="00F53B84"/>
    <w:rsid w:val="00F53DC9"/>
    <w:rsid w:val="00F53E1E"/>
    <w:rsid w:val="00F54726"/>
    <w:rsid w:val="00F54B8E"/>
    <w:rsid w:val="00F552DF"/>
    <w:rsid w:val="00F55E46"/>
    <w:rsid w:val="00F5603D"/>
    <w:rsid w:val="00F56E25"/>
    <w:rsid w:val="00F57013"/>
    <w:rsid w:val="00F57196"/>
    <w:rsid w:val="00F57E6A"/>
    <w:rsid w:val="00F60224"/>
    <w:rsid w:val="00F604CA"/>
    <w:rsid w:val="00F60609"/>
    <w:rsid w:val="00F60771"/>
    <w:rsid w:val="00F60877"/>
    <w:rsid w:val="00F60CAF"/>
    <w:rsid w:val="00F614B3"/>
    <w:rsid w:val="00F6165D"/>
    <w:rsid w:val="00F616AE"/>
    <w:rsid w:val="00F620E9"/>
    <w:rsid w:val="00F6241D"/>
    <w:rsid w:val="00F6252A"/>
    <w:rsid w:val="00F62D1C"/>
    <w:rsid w:val="00F63038"/>
    <w:rsid w:val="00F63421"/>
    <w:rsid w:val="00F63686"/>
    <w:rsid w:val="00F63C2C"/>
    <w:rsid w:val="00F641E5"/>
    <w:rsid w:val="00F64829"/>
    <w:rsid w:val="00F648F3"/>
    <w:rsid w:val="00F64F7A"/>
    <w:rsid w:val="00F6520A"/>
    <w:rsid w:val="00F65982"/>
    <w:rsid w:val="00F65C1A"/>
    <w:rsid w:val="00F66CA6"/>
    <w:rsid w:val="00F670CB"/>
    <w:rsid w:val="00F6782B"/>
    <w:rsid w:val="00F70588"/>
    <w:rsid w:val="00F70B03"/>
    <w:rsid w:val="00F7115B"/>
    <w:rsid w:val="00F714E4"/>
    <w:rsid w:val="00F71626"/>
    <w:rsid w:val="00F71683"/>
    <w:rsid w:val="00F71C4D"/>
    <w:rsid w:val="00F71D97"/>
    <w:rsid w:val="00F72366"/>
    <w:rsid w:val="00F727C4"/>
    <w:rsid w:val="00F72C10"/>
    <w:rsid w:val="00F7344F"/>
    <w:rsid w:val="00F73559"/>
    <w:rsid w:val="00F736C8"/>
    <w:rsid w:val="00F73772"/>
    <w:rsid w:val="00F73B4E"/>
    <w:rsid w:val="00F73C05"/>
    <w:rsid w:val="00F74521"/>
    <w:rsid w:val="00F75A21"/>
    <w:rsid w:val="00F7621A"/>
    <w:rsid w:val="00F76DFD"/>
    <w:rsid w:val="00F77010"/>
    <w:rsid w:val="00F774F2"/>
    <w:rsid w:val="00F81300"/>
    <w:rsid w:val="00F815CF"/>
    <w:rsid w:val="00F8181A"/>
    <w:rsid w:val="00F818AA"/>
    <w:rsid w:val="00F828A0"/>
    <w:rsid w:val="00F82C21"/>
    <w:rsid w:val="00F82FD4"/>
    <w:rsid w:val="00F8302B"/>
    <w:rsid w:val="00F83896"/>
    <w:rsid w:val="00F83A7A"/>
    <w:rsid w:val="00F843C9"/>
    <w:rsid w:val="00F8470C"/>
    <w:rsid w:val="00F847D1"/>
    <w:rsid w:val="00F84B33"/>
    <w:rsid w:val="00F855C8"/>
    <w:rsid w:val="00F85928"/>
    <w:rsid w:val="00F8594B"/>
    <w:rsid w:val="00F85B4A"/>
    <w:rsid w:val="00F85FE9"/>
    <w:rsid w:val="00F86863"/>
    <w:rsid w:val="00F86888"/>
    <w:rsid w:val="00F86A61"/>
    <w:rsid w:val="00F86C87"/>
    <w:rsid w:val="00F86D3E"/>
    <w:rsid w:val="00F86D50"/>
    <w:rsid w:val="00F870F1"/>
    <w:rsid w:val="00F87164"/>
    <w:rsid w:val="00F872D5"/>
    <w:rsid w:val="00F8732D"/>
    <w:rsid w:val="00F87B42"/>
    <w:rsid w:val="00F87C3D"/>
    <w:rsid w:val="00F87FBF"/>
    <w:rsid w:val="00F90061"/>
    <w:rsid w:val="00F90101"/>
    <w:rsid w:val="00F90A36"/>
    <w:rsid w:val="00F90FF9"/>
    <w:rsid w:val="00F913EC"/>
    <w:rsid w:val="00F91403"/>
    <w:rsid w:val="00F91613"/>
    <w:rsid w:val="00F91DC4"/>
    <w:rsid w:val="00F91E29"/>
    <w:rsid w:val="00F91E9F"/>
    <w:rsid w:val="00F92188"/>
    <w:rsid w:val="00F9258F"/>
    <w:rsid w:val="00F925F5"/>
    <w:rsid w:val="00F9284F"/>
    <w:rsid w:val="00F92C88"/>
    <w:rsid w:val="00F9461E"/>
    <w:rsid w:val="00F95018"/>
    <w:rsid w:val="00F95B3D"/>
    <w:rsid w:val="00F95BAE"/>
    <w:rsid w:val="00F95DB4"/>
    <w:rsid w:val="00F966E6"/>
    <w:rsid w:val="00F967F1"/>
    <w:rsid w:val="00F96938"/>
    <w:rsid w:val="00F96D56"/>
    <w:rsid w:val="00F970B8"/>
    <w:rsid w:val="00F97374"/>
    <w:rsid w:val="00F97C14"/>
    <w:rsid w:val="00F97D71"/>
    <w:rsid w:val="00FA0015"/>
    <w:rsid w:val="00FA0300"/>
    <w:rsid w:val="00FA04A0"/>
    <w:rsid w:val="00FA1EF5"/>
    <w:rsid w:val="00FA21BF"/>
    <w:rsid w:val="00FA28A4"/>
    <w:rsid w:val="00FA2B73"/>
    <w:rsid w:val="00FA2CDA"/>
    <w:rsid w:val="00FA3090"/>
    <w:rsid w:val="00FA4DEF"/>
    <w:rsid w:val="00FA544E"/>
    <w:rsid w:val="00FA54DF"/>
    <w:rsid w:val="00FA55F8"/>
    <w:rsid w:val="00FA589E"/>
    <w:rsid w:val="00FA5AC0"/>
    <w:rsid w:val="00FA73FF"/>
    <w:rsid w:val="00FA7694"/>
    <w:rsid w:val="00FA7F56"/>
    <w:rsid w:val="00FB0109"/>
    <w:rsid w:val="00FB0C85"/>
    <w:rsid w:val="00FB1199"/>
    <w:rsid w:val="00FB2196"/>
    <w:rsid w:val="00FB2369"/>
    <w:rsid w:val="00FB2665"/>
    <w:rsid w:val="00FB2D16"/>
    <w:rsid w:val="00FB3312"/>
    <w:rsid w:val="00FB3F47"/>
    <w:rsid w:val="00FB4263"/>
    <w:rsid w:val="00FB4AF2"/>
    <w:rsid w:val="00FB59BE"/>
    <w:rsid w:val="00FB5F20"/>
    <w:rsid w:val="00FB6A5B"/>
    <w:rsid w:val="00FB6B2D"/>
    <w:rsid w:val="00FB7A3A"/>
    <w:rsid w:val="00FB7BCD"/>
    <w:rsid w:val="00FB7BFC"/>
    <w:rsid w:val="00FC0B26"/>
    <w:rsid w:val="00FC0CE7"/>
    <w:rsid w:val="00FC1397"/>
    <w:rsid w:val="00FC18FA"/>
    <w:rsid w:val="00FC1CB2"/>
    <w:rsid w:val="00FC1DDC"/>
    <w:rsid w:val="00FC255D"/>
    <w:rsid w:val="00FC29E7"/>
    <w:rsid w:val="00FC2BDC"/>
    <w:rsid w:val="00FC2D87"/>
    <w:rsid w:val="00FC2FD8"/>
    <w:rsid w:val="00FC3038"/>
    <w:rsid w:val="00FC3205"/>
    <w:rsid w:val="00FC4080"/>
    <w:rsid w:val="00FC4121"/>
    <w:rsid w:val="00FC5A79"/>
    <w:rsid w:val="00FC5AF8"/>
    <w:rsid w:val="00FC65ED"/>
    <w:rsid w:val="00FC6CD5"/>
    <w:rsid w:val="00FC6FE6"/>
    <w:rsid w:val="00FC7096"/>
    <w:rsid w:val="00FC7896"/>
    <w:rsid w:val="00FC7E40"/>
    <w:rsid w:val="00FC7E46"/>
    <w:rsid w:val="00FD0653"/>
    <w:rsid w:val="00FD0A20"/>
    <w:rsid w:val="00FD157A"/>
    <w:rsid w:val="00FD1690"/>
    <w:rsid w:val="00FD335A"/>
    <w:rsid w:val="00FD36B7"/>
    <w:rsid w:val="00FD425E"/>
    <w:rsid w:val="00FD4378"/>
    <w:rsid w:val="00FD4B08"/>
    <w:rsid w:val="00FD4E6C"/>
    <w:rsid w:val="00FD509A"/>
    <w:rsid w:val="00FD50F0"/>
    <w:rsid w:val="00FD5F98"/>
    <w:rsid w:val="00FD6DC8"/>
    <w:rsid w:val="00FD7504"/>
    <w:rsid w:val="00FD7843"/>
    <w:rsid w:val="00FD78C9"/>
    <w:rsid w:val="00FE02BF"/>
    <w:rsid w:val="00FE0306"/>
    <w:rsid w:val="00FE08DB"/>
    <w:rsid w:val="00FE0E83"/>
    <w:rsid w:val="00FE10C0"/>
    <w:rsid w:val="00FE1204"/>
    <w:rsid w:val="00FE17B6"/>
    <w:rsid w:val="00FE199F"/>
    <w:rsid w:val="00FE19E2"/>
    <w:rsid w:val="00FE2C50"/>
    <w:rsid w:val="00FE36D6"/>
    <w:rsid w:val="00FE4B43"/>
    <w:rsid w:val="00FE4FF9"/>
    <w:rsid w:val="00FE52C4"/>
    <w:rsid w:val="00FE5511"/>
    <w:rsid w:val="00FE5B1A"/>
    <w:rsid w:val="00FE63B9"/>
    <w:rsid w:val="00FE6613"/>
    <w:rsid w:val="00FE67C2"/>
    <w:rsid w:val="00FE6A27"/>
    <w:rsid w:val="00FE6B5E"/>
    <w:rsid w:val="00FE6E08"/>
    <w:rsid w:val="00FE7283"/>
    <w:rsid w:val="00FE7A2B"/>
    <w:rsid w:val="00FE7F14"/>
    <w:rsid w:val="00FF01F4"/>
    <w:rsid w:val="00FF0867"/>
    <w:rsid w:val="00FF0B80"/>
    <w:rsid w:val="00FF130B"/>
    <w:rsid w:val="00FF1350"/>
    <w:rsid w:val="00FF14E3"/>
    <w:rsid w:val="00FF15A9"/>
    <w:rsid w:val="00FF1EFB"/>
    <w:rsid w:val="00FF207A"/>
    <w:rsid w:val="00FF2314"/>
    <w:rsid w:val="00FF2E10"/>
    <w:rsid w:val="00FF2F65"/>
    <w:rsid w:val="00FF3352"/>
    <w:rsid w:val="00FF34DF"/>
    <w:rsid w:val="00FF37B9"/>
    <w:rsid w:val="00FF3A2D"/>
    <w:rsid w:val="00FF4D1E"/>
    <w:rsid w:val="00FF5A30"/>
    <w:rsid w:val="00FF666A"/>
    <w:rsid w:val="00FF6A4D"/>
    <w:rsid w:val="00FF6E25"/>
    <w:rsid w:val="00FF76B6"/>
    <w:rsid w:val="00FF77DE"/>
    <w:rsid w:val="00FF7826"/>
    <w:rsid w:val="010D0D18"/>
    <w:rsid w:val="012BAA90"/>
    <w:rsid w:val="02126C08"/>
    <w:rsid w:val="026B1D6A"/>
    <w:rsid w:val="02A78A0F"/>
    <w:rsid w:val="02AC9FE5"/>
    <w:rsid w:val="02D957D8"/>
    <w:rsid w:val="03053928"/>
    <w:rsid w:val="03342A71"/>
    <w:rsid w:val="0362C3DB"/>
    <w:rsid w:val="03CBCBC8"/>
    <w:rsid w:val="03D675B1"/>
    <w:rsid w:val="03FA2B0B"/>
    <w:rsid w:val="040A26FC"/>
    <w:rsid w:val="044B51E5"/>
    <w:rsid w:val="0468A384"/>
    <w:rsid w:val="049C0C32"/>
    <w:rsid w:val="05171ABC"/>
    <w:rsid w:val="0532705B"/>
    <w:rsid w:val="053F6A3B"/>
    <w:rsid w:val="05A58FEE"/>
    <w:rsid w:val="05ABC781"/>
    <w:rsid w:val="05B6106F"/>
    <w:rsid w:val="05CEC432"/>
    <w:rsid w:val="061A1415"/>
    <w:rsid w:val="065DABA4"/>
    <w:rsid w:val="068A2306"/>
    <w:rsid w:val="06ECD213"/>
    <w:rsid w:val="06FBE4A6"/>
    <w:rsid w:val="070EA056"/>
    <w:rsid w:val="0736C73C"/>
    <w:rsid w:val="078DDF22"/>
    <w:rsid w:val="07919925"/>
    <w:rsid w:val="07C86677"/>
    <w:rsid w:val="081581DE"/>
    <w:rsid w:val="0818D6B4"/>
    <w:rsid w:val="08488928"/>
    <w:rsid w:val="0869BB66"/>
    <w:rsid w:val="08943DCB"/>
    <w:rsid w:val="08A44A94"/>
    <w:rsid w:val="08E8DBFA"/>
    <w:rsid w:val="08FFF065"/>
    <w:rsid w:val="09116587"/>
    <w:rsid w:val="0916A3AC"/>
    <w:rsid w:val="091A1B01"/>
    <w:rsid w:val="095DF4CD"/>
    <w:rsid w:val="09B21C88"/>
    <w:rsid w:val="09BA9DC0"/>
    <w:rsid w:val="09C7E720"/>
    <w:rsid w:val="0A002EF2"/>
    <w:rsid w:val="0A0B3006"/>
    <w:rsid w:val="0A56B2A1"/>
    <w:rsid w:val="0A8D632F"/>
    <w:rsid w:val="0AC88851"/>
    <w:rsid w:val="0B35BDE0"/>
    <w:rsid w:val="0B516600"/>
    <w:rsid w:val="0B651942"/>
    <w:rsid w:val="0B90EA9F"/>
    <w:rsid w:val="0B924C60"/>
    <w:rsid w:val="0BD5147A"/>
    <w:rsid w:val="0C27CE0E"/>
    <w:rsid w:val="0C50DECA"/>
    <w:rsid w:val="0CB1AEFC"/>
    <w:rsid w:val="0CE5BC12"/>
    <w:rsid w:val="0D13A81E"/>
    <w:rsid w:val="0D778443"/>
    <w:rsid w:val="0D924F72"/>
    <w:rsid w:val="0DCCE975"/>
    <w:rsid w:val="0E01121D"/>
    <w:rsid w:val="0E4F10A9"/>
    <w:rsid w:val="0E6E716D"/>
    <w:rsid w:val="0E7BEB1B"/>
    <w:rsid w:val="0E91FCD6"/>
    <w:rsid w:val="0E97258B"/>
    <w:rsid w:val="0EB53BAA"/>
    <w:rsid w:val="0ED99462"/>
    <w:rsid w:val="0EFB2D22"/>
    <w:rsid w:val="0FB8E494"/>
    <w:rsid w:val="0FDF03D3"/>
    <w:rsid w:val="1086F89D"/>
    <w:rsid w:val="109B8759"/>
    <w:rsid w:val="112D56DA"/>
    <w:rsid w:val="117BB43F"/>
    <w:rsid w:val="11972157"/>
    <w:rsid w:val="1240BD33"/>
    <w:rsid w:val="126687E9"/>
    <w:rsid w:val="12C49EDB"/>
    <w:rsid w:val="12C7890C"/>
    <w:rsid w:val="13727832"/>
    <w:rsid w:val="137AFFA2"/>
    <w:rsid w:val="13977B73"/>
    <w:rsid w:val="13B557B2"/>
    <w:rsid w:val="13C88031"/>
    <w:rsid w:val="13FE744A"/>
    <w:rsid w:val="1461F4E1"/>
    <w:rsid w:val="148428C6"/>
    <w:rsid w:val="14A8505C"/>
    <w:rsid w:val="14BCD274"/>
    <w:rsid w:val="14D8F9C6"/>
    <w:rsid w:val="152139A9"/>
    <w:rsid w:val="15455E91"/>
    <w:rsid w:val="155F28D4"/>
    <w:rsid w:val="15627D5B"/>
    <w:rsid w:val="15740A35"/>
    <w:rsid w:val="159F54F2"/>
    <w:rsid w:val="16311638"/>
    <w:rsid w:val="163D89C1"/>
    <w:rsid w:val="16A1C306"/>
    <w:rsid w:val="17220294"/>
    <w:rsid w:val="172BE75D"/>
    <w:rsid w:val="172E4FD5"/>
    <w:rsid w:val="17384857"/>
    <w:rsid w:val="176169DD"/>
    <w:rsid w:val="1783956F"/>
    <w:rsid w:val="18A42313"/>
    <w:rsid w:val="19584154"/>
    <w:rsid w:val="196C7EE6"/>
    <w:rsid w:val="19726BEC"/>
    <w:rsid w:val="19A4AB91"/>
    <w:rsid w:val="19E5E87D"/>
    <w:rsid w:val="19E9746B"/>
    <w:rsid w:val="1A321567"/>
    <w:rsid w:val="1A32ACDF"/>
    <w:rsid w:val="1A87EADE"/>
    <w:rsid w:val="1AB8F097"/>
    <w:rsid w:val="1ABA6BE8"/>
    <w:rsid w:val="1ADFE186"/>
    <w:rsid w:val="1B2C13F8"/>
    <w:rsid w:val="1B407BF2"/>
    <w:rsid w:val="1B421445"/>
    <w:rsid w:val="1B8690F9"/>
    <w:rsid w:val="1BA2FAF9"/>
    <w:rsid w:val="1BD48330"/>
    <w:rsid w:val="1BDEAB95"/>
    <w:rsid w:val="1C0E532B"/>
    <w:rsid w:val="1C0EFFD9"/>
    <w:rsid w:val="1C1C7C0A"/>
    <w:rsid w:val="1C20440F"/>
    <w:rsid w:val="1C6076C1"/>
    <w:rsid w:val="1C75F06B"/>
    <w:rsid w:val="1CA669CF"/>
    <w:rsid w:val="1CA94129"/>
    <w:rsid w:val="1CF692C8"/>
    <w:rsid w:val="1D3FC5BE"/>
    <w:rsid w:val="1DC48320"/>
    <w:rsid w:val="1DCDAE0C"/>
    <w:rsid w:val="1DE6141D"/>
    <w:rsid w:val="1E09769E"/>
    <w:rsid w:val="1E169E6F"/>
    <w:rsid w:val="1E3B79F4"/>
    <w:rsid w:val="1E87EB16"/>
    <w:rsid w:val="1E94A8AD"/>
    <w:rsid w:val="1EB83AA3"/>
    <w:rsid w:val="1ECC5ADF"/>
    <w:rsid w:val="1ED9A43F"/>
    <w:rsid w:val="1EE823A9"/>
    <w:rsid w:val="1EEAE011"/>
    <w:rsid w:val="1F0289EB"/>
    <w:rsid w:val="1F13EC94"/>
    <w:rsid w:val="1F2655E3"/>
    <w:rsid w:val="1F393EDC"/>
    <w:rsid w:val="1F7C69F2"/>
    <w:rsid w:val="1FAD2728"/>
    <w:rsid w:val="20A156EB"/>
    <w:rsid w:val="20AFE5FB"/>
    <w:rsid w:val="20CA91A5"/>
    <w:rsid w:val="215FCA2F"/>
    <w:rsid w:val="21766D7B"/>
    <w:rsid w:val="21A07F99"/>
    <w:rsid w:val="21E346BD"/>
    <w:rsid w:val="2206D8B3"/>
    <w:rsid w:val="22A6C990"/>
    <w:rsid w:val="22FEB1C1"/>
    <w:rsid w:val="2359736B"/>
    <w:rsid w:val="238426AD"/>
    <w:rsid w:val="23DAD88A"/>
    <w:rsid w:val="2406DA4A"/>
    <w:rsid w:val="2412FB05"/>
    <w:rsid w:val="2420D03B"/>
    <w:rsid w:val="242315D5"/>
    <w:rsid w:val="253B9C63"/>
    <w:rsid w:val="2548811C"/>
    <w:rsid w:val="257CC646"/>
    <w:rsid w:val="25ED774F"/>
    <w:rsid w:val="25FEB5EC"/>
    <w:rsid w:val="26171267"/>
    <w:rsid w:val="26AC2FD8"/>
    <w:rsid w:val="26C6A429"/>
    <w:rsid w:val="26D9B25E"/>
    <w:rsid w:val="2703E0A9"/>
    <w:rsid w:val="271AFD4F"/>
    <w:rsid w:val="271DE1CF"/>
    <w:rsid w:val="273A1E9C"/>
    <w:rsid w:val="273C2DEA"/>
    <w:rsid w:val="274C4112"/>
    <w:rsid w:val="278B30F6"/>
    <w:rsid w:val="27CF9F65"/>
    <w:rsid w:val="2832E8B5"/>
    <w:rsid w:val="28A8F17B"/>
    <w:rsid w:val="28B69B65"/>
    <w:rsid w:val="28CD0571"/>
    <w:rsid w:val="28CD9CD0"/>
    <w:rsid w:val="293A3068"/>
    <w:rsid w:val="29651474"/>
    <w:rsid w:val="29735AEE"/>
    <w:rsid w:val="29C82504"/>
    <w:rsid w:val="2A11204F"/>
    <w:rsid w:val="2A549BED"/>
    <w:rsid w:val="2A6A9C3A"/>
    <w:rsid w:val="2A6E1E0E"/>
    <w:rsid w:val="2A9637FB"/>
    <w:rsid w:val="2A982CFE"/>
    <w:rsid w:val="2AC4C553"/>
    <w:rsid w:val="2AE6ABAC"/>
    <w:rsid w:val="2B04E60D"/>
    <w:rsid w:val="2B177606"/>
    <w:rsid w:val="2B25336A"/>
    <w:rsid w:val="2B6AAC55"/>
    <w:rsid w:val="2B86E019"/>
    <w:rsid w:val="2BC20D24"/>
    <w:rsid w:val="2C0CF847"/>
    <w:rsid w:val="2C16C890"/>
    <w:rsid w:val="2C291AF6"/>
    <w:rsid w:val="2CA9089B"/>
    <w:rsid w:val="2CD947C0"/>
    <w:rsid w:val="2CE268D9"/>
    <w:rsid w:val="2D1766C0"/>
    <w:rsid w:val="2D1F795C"/>
    <w:rsid w:val="2D884695"/>
    <w:rsid w:val="2DBA53A6"/>
    <w:rsid w:val="2DDD03EB"/>
    <w:rsid w:val="2DE22100"/>
    <w:rsid w:val="2DFBA06F"/>
    <w:rsid w:val="2E05B904"/>
    <w:rsid w:val="2E53E5F9"/>
    <w:rsid w:val="2E80E646"/>
    <w:rsid w:val="2E8D1631"/>
    <w:rsid w:val="2F37CEDB"/>
    <w:rsid w:val="2F39980E"/>
    <w:rsid w:val="2F5E0BD6"/>
    <w:rsid w:val="3026A497"/>
    <w:rsid w:val="30460560"/>
    <w:rsid w:val="304FAFD3"/>
    <w:rsid w:val="30763BD5"/>
    <w:rsid w:val="30815B94"/>
    <w:rsid w:val="3084A7FE"/>
    <w:rsid w:val="30A4A881"/>
    <w:rsid w:val="30FAEFCA"/>
    <w:rsid w:val="31285717"/>
    <w:rsid w:val="317F7CF5"/>
    <w:rsid w:val="31B5FDDA"/>
    <w:rsid w:val="32022617"/>
    <w:rsid w:val="32294FE1"/>
    <w:rsid w:val="32ECC978"/>
    <w:rsid w:val="3321800F"/>
    <w:rsid w:val="33265081"/>
    <w:rsid w:val="335F299A"/>
    <w:rsid w:val="33D8E9FD"/>
    <w:rsid w:val="33DA6869"/>
    <w:rsid w:val="33F3DE09"/>
    <w:rsid w:val="34108248"/>
    <w:rsid w:val="345A8E1C"/>
    <w:rsid w:val="3466272E"/>
    <w:rsid w:val="3468C479"/>
    <w:rsid w:val="347D9916"/>
    <w:rsid w:val="34A19FA1"/>
    <w:rsid w:val="34A7E7B4"/>
    <w:rsid w:val="3521CA0B"/>
    <w:rsid w:val="359AAD8D"/>
    <w:rsid w:val="35FEF89A"/>
    <w:rsid w:val="365A5464"/>
    <w:rsid w:val="37044451"/>
    <w:rsid w:val="37F66789"/>
    <w:rsid w:val="37FA6663"/>
    <w:rsid w:val="382B0FCD"/>
    <w:rsid w:val="38396905"/>
    <w:rsid w:val="383B1BCD"/>
    <w:rsid w:val="38F48B66"/>
    <w:rsid w:val="3926BF4B"/>
    <w:rsid w:val="394124AB"/>
    <w:rsid w:val="39A69E1D"/>
    <w:rsid w:val="39D78F44"/>
    <w:rsid w:val="3A455018"/>
    <w:rsid w:val="3A48E7A0"/>
    <w:rsid w:val="3A628AE0"/>
    <w:rsid w:val="3AB37FE4"/>
    <w:rsid w:val="3ACF3CF1"/>
    <w:rsid w:val="3B48D1A2"/>
    <w:rsid w:val="3B50E0E1"/>
    <w:rsid w:val="3B561B02"/>
    <w:rsid w:val="3B9FB555"/>
    <w:rsid w:val="3BDDBBD8"/>
    <w:rsid w:val="3C2A5F5A"/>
    <w:rsid w:val="3C5ACC7E"/>
    <w:rsid w:val="3C7BFC66"/>
    <w:rsid w:val="3C98BAA8"/>
    <w:rsid w:val="3D1642E9"/>
    <w:rsid w:val="3D6025F9"/>
    <w:rsid w:val="3D697FDD"/>
    <w:rsid w:val="3DBB97CB"/>
    <w:rsid w:val="3DD7006A"/>
    <w:rsid w:val="3E1B538B"/>
    <w:rsid w:val="3E40759C"/>
    <w:rsid w:val="3E73A820"/>
    <w:rsid w:val="3ED21870"/>
    <w:rsid w:val="3EFFC927"/>
    <w:rsid w:val="3F04EFB4"/>
    <w:rsid w:val="3F4EBFB9"/>
    <w:rsid w:val="3F5169E4"/>
    <w:rsid w:val="3FA35E3F"/>
    <w:rsid w:val="3FA81087"/>
    <w:rsid w:val="3FEDBF3E"/>
    <w:rsid w:val="40229BB9"/>
    <w:rsid w:val="4055EC69"/>
    <w:rsid w:val="40664245"/>
    <w:rsid w:val="40993831"/>
    <w:rsid w:val="40C8FA8E"/>
    <w:rsid w:val="40DC3600"/>
    <w:rsid w:val="41633F5B"/>
    <w:rsid w:val="4193EBA9"/>
    <w:rsid w:val="419FA254"/>
    <w:rsid w:val="41BBECC7"/>
    <w:rsid w:val="41CEDDA3"/>
    <w:rsid w:val="421E70E6"/>
    <w:rsid w:val="426D53AD"/>
    <w:rsid w:val="42805875"/>
    <w:rsid w:val="428B8A7F"/>
    <w:rsid w:val="42B8067A"/>
    <w:rsid w:val="42CF1CE2"/>
    <w:rsid w:val="42D93842"/>
    <w:rsid w:val="430484D7"/>
    <w:rsid w:val="4359BE5F"/>
    <w:rsid w:val="43DA5D12"/>
    <w:rsid w:val="4415CFFB"/>
    <w:rsid w:val="44237EE4"/>
    <w:rsid w:val="44279849"/>
    <w:rsid w:val="44624A12"/>
    <w:rsid w:val="44A26ACC"/>
    <w:rsid w:val="44BF8B72"/>
    <w:rsid w:val="44CB04CD"/>
    <w:rsid w:val="44F56D7A"/>
    <w:rsid w:val="4514920E"/>
    <w:rsid w:val="45BF28CF"/>
    <w:rsid w:val="45D95E46"/>
    <w:rsid w:val="45E05AAA"/>
    <w:rsid w:val="463AA612"/>
    <w:rsid w:val="465FD4CF"/>
    <w:rsid w:val="46691629"/>
    <w:rsid w:val="469B9476"/>
    <w:rsid w:val="46F42A6E"/>
    <w:rsid w:val="4728E763"/>
    <w:rsid w:val="47D5981A"/>
    <w:rsid w:val="48C7A7AE"/>
    <w:rsid w:val="48EDDAAB"/>
    <w:rsid w:val="48F3034E"/>
    <w:rsid w:val="490C6CD3"/>
    <w:rsid w:val="4919E8AD"/>
    <w:rsid w:val="49375E07"/>
    <w:rsid w:val="49E07B4D"/>
    <w:rsid w:val="4A035915"/>
    <w:rsid w:val="4A22925F"/>
    <w:rsid w:val="4A554CBA"/>
    <w:rsid w:val="4A8FA92D"/>
    <w:rsid w:val="4AACF87F"/>
    <w:rsid w:val="4AD32739"/>
    <w:rsid w:val="4B39A600"/>
    <w:rsid w:val="4B755B42"/>
    <w:rsid w:val="4BA57D02"/>
    <w:rsid w:val="4BB4AAB5"/>
    <w:rsid w:val="4BC6507A"/>
    <w:rsid w:val="4BDD4C99"/>
    <w:rsid w:val="4C2E9E5E"/>
    <w:rsid w:val="4CB84733"/>
    <w:rsid w:val="4CEFEFA9"/>
    <w:rsid w:val="4D07EAE9"/>
    <w:rsid w:val="4E21DC6B"/>
    <w:rsid w:val="4E41ECDF"/>
    <w:rsid w:val="4E7146C2"/>
    <w:rsid w:val="4EA0110B"/>
    <w:rsid w:val="4ECC9C6D"/>
    <w:rsid w:val="4EDBFD6B"/>
    <w:rsid w:val="4F1883C8"/>
    <w:rsid w:val="4F1E58FD"/>
    <w:rsid w:val="4F3B1401"/>
    <w:rsid w:val="4FA9FFBB"/>
    <w:rsid w:val="5001D824"/>
    <w:rsid w:val="500AC07A"/>
    <w:rsid w:val="5068CCD2"/>
    <w:rsid w:val="50815DB7"/>
    <w:rsid w:val="5084D9AF"/>
    <w:rsid w:val="50B3BCB1"/>
    <w:rsid w:val="50FD6257"/>
    <w:rsid w:val="51059CC5"/>
    <w:rsid w:val="514E1700"/>
    <w:rsid w:val="518E9A0B"/>
    <w:rsid w:val="51A6B709"/>
    <w:rsid w:val="51A8E784"/>
    <w:rsid w:val="51A920D0"/>
    <w:rsid w:val="51F7EFEE"/>
    <w:rsid w:val="5215A634"/>
    <w:rsid w:val="5218B051"/>
    <w:rsid w:val="5223650D"/>
    <w:rsid w:val="526F1020"/>
    <w:rsid w:val="52C7211C"/>
    <w:rsid w:val="531DDE9A"/>
    <w:rsid w:val="53730B6B"/>
    <w:rsid w:val="538DA3C9"/>
    <w:rsid w:val="53991F4F"/>
    <w:rsid w:val="53AABCBB"/>
    <w:rsid w:val="53F5DAAF"/>
    <w:rsid w:val="54069899"/>
    <w:rsid w:val="540B10B3"/>
    <w:rsid w:val="544DDD21"/>
    <w:rsid w:val="547E34F6"/>
    <w:rsid w:val="54F0F2CE"/>
    <w:rsid w:val="54F33B1A"/>
    <w:rsid w:val="5569ABF0"/>
    <w:rsid w:val="5589C9A3"/>
    <w:rsid w:val="55FAB5DC"/>
    <w:rsid w:val="5618B389"/>
    <w:rsid w:val="5623A2CF"/>
    <w:rsid w:val="56B1E20C"/>
    <w:rsid w:val="56E4F8AD"/>
    <w:rsid w:val="570B9C40"/>
    <w:rsid w:val="5730F2C6"/>
    <w:rsid w:val="574CE747"/>
    <w:rsid w:val="5762984F"/>
    <w:rsid w:val="57D1A4FD"/>
    <w:rsid w:val="57D9B7BF"/>
    <w:rsid w:val="5821FFE6"/>
    <w:rsid w:val="5840D945"/>
    <w:rsid w:val="58410EE1"/>
    <w:rsid w:val="58A05D1D"/>
    <w:rsid w:val="58B0EDBE"/>
    <w:rsid w:val="58E40CC0"/>
    <w:rsid w:val="5905C73B"/>
    <w:rsid w:val="5915332D"/>
    <w:rsid w:val="598E4739"/>
    <w:rsid w:val="59A6CEB1"/>
    <w:rsid w:val="59BAB0E5"/>
    <w:rsid w:val="59BF2E23"/>
    <w:rsid w:val="59E9C987"/>
    <w:rsid w:val="59F98BB6"/>
    <w:rsid w:val="5A51B56B"/>
    <w:rsid w:val="5B15FDCB"/>
    <w:rsid w:val="5B1F35FE"/>
    <w:rsid w:val="5B30D8D7"/>
    <w:rsid w:val="5B3AF16C"/>
    <w:rsid w:val="5B61C287"/>
    <w:rsid w:val="5B699FDB"/>
    <w:rsid w:val="5BC1600F"/>
    <w:rsid w:val="5C241445"/>
    <w:rsid w:val="5C3A975B"/>
    <w:rsid w:val="5C48B04D"/>
    <w:rsid w:val="5C62D278"/>
    <w:rsid w:val="5C654C8E"/>
    <w:rsid w:val="5C708325"/>
    <w:rsid w:val="5C73C4DE"/>
    <w:rsid w:val="5C75269F"/>
    <w:rsid w:val="5C78D552"/>
    <w:rsid w:val="5C83A1BA"/>
    <w:rsid w:val="5CC52154"/>
    <w:rsid w:val="5CE4D0D3"/>
    <w:rsid w:val="5D842C10"/>
    <w:rsid w:val="5DE68934"/>
    <w:rsid w:val="5E4F64F5"/>
    <w:rsid w:val="5EC85BF9"/>
    <w:rsid w:val="5EC8FBBF"/>
    <w:rsid w:val="5F0C5234"/>
    <w:rsid w:val="5F354004"/>
    <w:rsid w:val="5F8F31CB"/>
    <w:rsid w:val="5FA759B7"/>
    <w:rsid w:val="5FD71413"/>
    <w:rsid w:val="5FF533E5"/>
    <w:rsid w:val="60356157"/>
    <w:rsid w:val="60374F82"/>
    <w:rsid w:val="60F98B23"/>
    <w:rsid w:val="60FDD583"/>
    <w:rsid w:val="61469E89"/>
    <w:rsid w:val="6176F9D0"/>
    <w:rsid w:val="6199606A"/>
    <w:rsid w:val="61C3AD2D"/>
    <w:rsid w:val="61D58645"/>
    <w:rsid w:val="61F8A02F"/>
    <w:rsid w:val="61FA25A1"/>
    <w:rsid w:val="62293C13"/>
    <w:rsid w:val="62C131A7"/>
    <w:rsid w:val="62C72F21"/>
    <w:rsid w:val="62CBD35F"/>
    <w:rsid w:val="62D89CC9"/>
    <w:rsid w:val="630E0F80"/>
    <w:rsid w:val="63211E9D"/>
    <w:rsid w:val="63518662"/>
    <w:rsid w:val="63D91742"/>
    <w:rsid w:val="63D99204"/>
    <w:rsid w:val="63F3ECC6"/>
    <w:rsid w:val="645A610A"/>
    <w:rsid w:val="64E00D4A"/>
    <w:rsid w:val="64E4194C"/>
    <w:rsid w:val="64E601B0"/>
    <w:rsid w:val="64E7C7FF"/>
    <w:rsid w:val="6561F518"/>
    <w:rsid w:val="658A9323"/>
    <w:rsid w:val="65B13A7C"/>
    <w:rsid w:val="664FDE60"/>
    <w:rsid w:val="66569ADE"/>
    <w:rsid w:val="666242A9"/>
    <w:rsid w:val="66CC06A4"/>
    <w:rsid w:val="66FDF895"/>
    <w:rsid w:val="67B29E54"/>
    <w:rsid w:val="67D5E1CB"/>
    <w:rsid w:val="683ED497"/>
    <w:rsid w:val="68C513AC"/>
    <w:rsid w:val="68D14678"/>
    <w:rsid w:val="68FC2E66"/>
    <w:rsid w:val="694A0417"/>
    <w:rsid w:val="6972C024"/>
    <w:rsid w:val="699E521F"/>
    <w:rsid w:val="69B90E13"/>
    <w:rsid w:val="69BCC079"/>
    <w:rsid w:val="69DAD070"/>
    <w:rsid w:val="69ED709B"/>
    <w:rsid w:val="6AC18332"/>
    <w:rsid w:val="6B0E32C6"/>
    <w:rsid w:val="6B12A569"/>
    <w:rsid w:val="6B267A8E"/>
    <w:rsid w:val="6B27AE21"/>
    <w:rsid w:val="6B49FC91"/>
    <w:rsid w:val="6B95E3EC"/>
    <w:rsid w:val="6BD322C9"/>
    <w:rsid w:val="6BE05419"/>
    <w:rsid w:val="6C1E00E3"/>
    <w:rsid w:val="6C83DFC5"/>
    <w:rsid w:val="6CC379DF"/>
    <w:rsid w:val="6D7E75E4"/>
    <w:rsid w:val="6D84D1A3"/>
    <w:rsid w:val="6DA63874"/>
    <w:rsid w:val="6DDC588B"/>
    <w:rsid w:val="6DE3F8FD"/>
    <w:rsid w:val="6DE44C8C"/>
    <w:rsid w:val="6E2ACBD9"/>
    <w:rsid w:val="6EE875A4"/>
    <w:rsid w:val="6EEFFA75"/>
    <w:rsid w:val="6F093D44"/>
    <w:rsid w:val="6F2384D8"/>
    <w:rsid w:val="6F2C1636"/>
    <w:rsid w:val="6F3057ED"/>
    <w:rsid w:val="6F4A8835"/>
    <w:rsid w:val="6F5F872F"/>
    <w:rsid w:val="6F71317F"/>
    <w:rsid w:val="6F7828EC"/>
    <w:rsid w:val="6FA8477D"/>
    <w:rsid w:val="7020622A"/>
    <w:rsid w:val="70291B5A"/>
    <w:rsid w:val="7037DF5D"/>
    <w:rsid w:val="707E2C3C"/>
    <w:rsid w:val="70A23093"/>
    <w:rsid w:val="70DD4C6A"/>
    <w:rsid w:val="7146A30B"/>
    <w:rsid w:val="71A46BEF"/>
    <w:rsid w:val="71BD9433"/>
    <w:rsid w:val="71C91826"/>
    <w:rsid w:val="71E33CA2"/>
    <w:rsid w:val="71E7C260"/>
    <w:rsid w:val="71FC8D73"/>
    <w:rsid w:val="7217C126"/>
    <w:rsid w:val="72354A39"/>
    <w:rsid w:val="725D80D2"/>
    <w:rsid w:val="729C5AC9"/>
    <w:rsid w:val="72B16B36"/>
    <w:rsid w:val="72B778A6"/>
    <w:rsid w:val="72E757DD"/>
    <w:rsid w:val="73501648"/>
    <w:rsid w:val="73663438"/>
    <w:rsid w:val="737E0B46"/>
    <w:rsid w:val="73DCB132"/>
    <w:rsid w:val="749ED05E"/>
    <w:rsid w:val="74AFF037"/>
    <w:rsid w:val="74D15661"/>
    <w:rsid w:val="74EC797E"/>
    <w:rsid w:val="74FD3C0B"/>
    <w:rsid w:val="75663ADC"/>
    <w:rsid w:val="756DB4CE"/>
    <w:rsid w:val="7683021D"/>
    <w:rsid w:val="76975E63"/>
    <w:rsid w:val="76C8218C"/>
    <w:rsid w:val="77A4D929"/>
    <w:rsid w:val="77CB8EE0"/>
    <w:rsid w:val="77CEB1C8"/>
    <w:rsid w:val="780C1CD7"/>
    <w:rsid w:val="78200E54"/>
    <w:rsid w:val="7823BA3C"/>
    <w:rsid w:val="78417525"/>
    <w:rsid w:val="787920C5"/>
    <w:rsid w:val="78B42E41"/>
    <w:rsid w:val="78CC5F22"/>
    <w:rsid w:val="792278A2"/>
    <w:rsid w:val="79453F5C"/>
    <w:rsid w:val="79886FE3"/>
    <w:rsid w:val="798B653B"/>
    <w:rsid w:val="799849F4"/>
    <w:rsid w:val="79F1930B"/>
    <w:rsid w:val="7A2890C6"/>
    <w:rsid w:val="7A7EF6BB"/>
    <w:rsid w:val="7A8552F4"/>
    <w:rsid w:val="7A92E2DE"/>
    <w:rsid w:val="7AC48FCF"/>
    <w:rsid w:val="7AD16365"/>
    <w:rsid w:val="7B09B145"/>
    <w:rsid w:val="7B2BCDC6"/>
    <w:rsid w:val="7B534937"/>
    <w:rsid w:val="7B9A385D"/>
    <w:rsid w:val="7C15C84B"/>
    <w:rsid w:val="7C23609B"/>
    <w:rsid w:val="7C6B0D44"/>
    <w:rsid w:val="7CB2FDD7"/>
    <w:rsid w:val="7CB5B957"/>
    <w:rsid w:val="7CB6E905"/>
    <w:rsid w:val="7CD3B897"/>
    <w:rsid w:val="7D3720D7"/>
    <w:rsid w:val="7D75E571"/>
    <w:rsid w:val="7D764652"/>
    <w:rsid w:val="7D8F8CEA"/>
    <w:rsid w:val="7D92A19C"/>
    <w:rsid w:val="7DBB601F"/>
    <w:rsid w:val="7DCE7EB4"/>
    <w:rsid w:val="7E77EDE3"/>
    <w:rsid w:val="7ED881D9"/>
    <w:rsid w:val="7EDACB45"/>
    <w:rsid w:val="7F2DA937"/>
    <w:rsid w:val="7F6FF354"/>
    <w:rsid w:val="7FB4E534"/>
    <w:rsid w:val="7FBF5B1D"/>
    <w:rsid w:val="7FD5B7C1"/>
    <w:rsid w:val="7FED4C8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317149"/>
  <w15:chartTrackingRefBased/>
  <w15:docId w15:val="{A51AF7C0-A594-4BDD-9376-4CD46723B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89C"/>
    <w:pPr>
      <w:spacing w:line="360" w:lineRule="auto"/>
      <w:jc w:val="both"/>
    </w:pPr>
    <w:rPr>
      <w:rFonts w:ascii="Times New Roman" w:eastAsia="Times New Roman" w:hAnsi="Times New Roman" w:cs="Times New Roman"/>
      <w:kern w:val="0"/>
      <w:sz w:val="24"/>
      <w:szCs w:val="24"/>
      <w:lang w:val="en-GB"/>
      <w14:ligatures w14:val="none"/>
    </w:rPr>
  </w:style>
  <w:style w:type="paragraph" w:styleId="Heading1">
    <w:name w:val="heading 1"/>
    <w:basedOn w:val="Normal"/>
    <w:next w:val="Normal"/>
    <w:link w:val="Heading1Char"/>
    <w:uiPriority w:val="9"/>
    <w:qFormat/>
    <w:rsid w:val="00F843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36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75BE4"/>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0601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43C9"/>
    <w:rPr>
      <w:rFonts w:asciiTheme="majorHAnsi" w:eastAsiaTheme="majorEastAsia" w:hAnsiTheme="majorHAnsi" w:cstheme="majorBidi"/>
      <w:color w:val="2F5496" w:themeColor="accent1" w:themeShade="BF"/>
      <w:kern w:val="0"/>
      <w:sz w:val="32"/>
      <w:szCs w:val="32"/>
      <w:lang w:val="en-GB"/>
      <w14:ligatures w14:val="none"/>
    </w:rPr>
  </w:style>
  <w:style w:type="character" w:customStyle="1" w:styleId="Heading2Char">
    <w:name w:val="Heading 2 Char"/>
    <w:basedOn w:val="DefaultParagraphFont"/>
    <w:link w:val="Heading2"/>
    <w:uiPriority w:val="9"/>
    <w:rsid w:val="00623608"/>
    <w:rPr>
      <w:rFonts w:asciiTheme="majorHAnsi" w:eastAsiaTheme="majorEastAsia" w:hAnsiTheme="majorHAnsi" w:cstheme="majorBidi"/>
      <w:color w:val="2F5496" w:themeColor="accent1" w:themeShade="BF"/>
      <w:kern w:val="0"/>
      <w:sz w:val="26"/>
      <w:szCs w:val="26"/>
      <w:lang w:val="en-GB"/>
      <w14:ligatures w14:val="none"/>
    </w:rPr>
  </w:style>
  <w:style w:type="paragraph" w:styleId="IntenseQuote">
    <w:name w:val="Intense Quote"/>
    <w:basedOn w:val="Normal"/>
    <w:next w:val="Normal"/>
    <w:link w:val="IntenseQuoteChar"/>
    <w:uiPriority w:val="30"/>
    <w:qFormat/>
    <w:rsid w:val="00B26C0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26C07"/>
    <w:rPr>
      <w:rFonts w:ascii="Times New Roman" w:eastAsia="Times New Roman" w:hAnsi="Times New Roman" w:cs="Times New Roman"/>
      <w:i/>
      <w:iCs/>
      <w:color w:val="4472C4" w:themeColor="accent1"/>
      <w:kern w:val="0"/>
      <w:sz w:val="24"/>
      <w:szCs w:val="24"/>
      <w:lang w:val="en-GB"/>
      <w14:ligatures w14:val="none"/>
    </w:rPr>
  </w:style>
  <w:style w:type="character" w:styleId="Hyperlink">
    <w:name w:val="Hyperlink"/>
    <w:basedOn w:val="DefaultParagraphFont"/>
    <w:uiPriority w:val="99"/>
    <w:unhideWhenUsed/>
    <w:rsid w:val="00930A66"/>
    <w:rPr>
      <w:color w:val="0563C1" w:themeColor="hyperlink"/>
      <w:u w:val="single"/>
    </w:rPr>
  </w:style>
  <w:style w:type="character" w:styleId="UnresolvedMention">
    <w:name w:val="Unresolved Mention"/>
    <w:basedOn w:val="DefaultParagraphFont"/>
    <w:uiPriority w:val="99"/>
    <w:semiHidden/>
    <w:unhideWhenUsed/>
    <w:rsid w:val="00930A66"/>
    <w:rPr>
      <w:color w:val="605E5C"/>
      <w:shd w:val="clear" w:color="auto" w:fill="E1DFDD"/>
    </w:rPr>
  </w:style>
  <w:style w:type="character" w:styleId="FollowedHyperlink">
    <w:name w:val="FollowedHyperlink"/>
    <w:basedOn w:val="DefaultParagraphFont"/>
    <w:uiPriority w:val="99"/>
    <w:semiHidden/>
    <w:unhideWhenUsed/>
    <w:rsid w:val="00930A66"/>
    <w:rPr>
      <w:color w:val="954F72" w:themeColor="followedHyperlink"/>
      <w:u w:val="single"/>
    </w:rPr>
  </w:style>
  <w:style w:type="paragraph" w:styleId="ListParagraph">
    <w:name w:val="List Paragraph"/>
    <w:basedOn w:val="Normal"/>
    <w:uiPriority w:val="34"/>
    <w:qFormat/>
    <w:rsid w:val="0083713D"/>
    <w:pPr>
      <w:ind w:left="720"/>
      <w:contextualSpacing/>
    </w:pPr>
  </w:style>
  <w:style w:type="paragraph" w:styleId="NormalWeb">
    <w:name w:val="Normal (Web)"/>
    <w:basedOn w:val="Normal"/>
    <w:uiPriority w:val="99"/>
    <w:unhideWhenUsed/>
    <w:rsid w:val="000C3DE6"/>
    <w:pPr>
      <w:spacing w:before="100" w:beforeAutospacing="1" w:after="100" w:afterAutospacing="1" w:line="240" w:lineRule="auto"/>
      <w:jc w:val="left"/>
    </w:pPr>
    <w:rPr>
      <w:rFonts w:eastAsiaTheme="minorEastAsia"/>
      <w:lang w:val="en-US"/>
    </w:rPr>
  </w:style>
  <w:style w:type="paragraph" w:styleId="Subtitle">
    <w:name w:val="Subtitle"/>
    <w:basedOn w:val="Normal"/>
    <w:next w:val="Normal"/>
    <w:link w:val="SubtitleChar"/>
    <w:uiPriority w:val="11"/>
    <w:qFormat/>
    <w:rsid w:val="009178AF"/>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178AF"/>
    <w:rPr>
      <w:rFonts w:eastAsiaTheme="minorEastAsia"/>
      <w:color w:val="5A5A5A" w:themeColor="text1" w:themeTint="A5"/>
      <w:spacing w:val="15"/>
      <w:kern w:val="0"/>
      <w:lang w:val="en-GB"/>
      <w14:ligatures w14:val="none"/>
    </w:rPr>
  </w:style>
  <w:style w:type="paragraph" w:styleId="Quote">
    <w:name w:val="Quote"/>
    <w:basedOn w:val="Normal"/>
    <w:next w:val="Normal"/>
    <w:link w:val="QuoteChar"/>
    <w:uiPriority w:val="29"/>
    <w:qFormat/>
    <w:rsid w:val="009178A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178AF"/>
    <w:rPr>
      <w:rFonts w:ascii="Times New Roman" w:eastAsia="Times New Roman" w:hAnsi="Times New Roman" w:cs="Times New Roman"/>
      <w:i/>
      <w:iCs/>
      <w:color w:val="404040" w:themeColor="text1" w:themeTint="BF"/>
      <w:kern w:val="0"/>
      <w:sz w:val="24"/>
      <w:szCs w:val="24"/>
      <w:lang w:val="en-GB"/>
      <w14:ligatures w14:val="none"/>
    </w:rPr>
  </w:style>
  <w:style w:type="character" w:customStyle="1" w:styleId="Heading3Char">
    <w:name w:val="Heading 3 Char"/>
    <w:basedOn w:val="DefaultParagraphFont"/>
    <w:link w:val="Heading3"/>
    <w:uiPriority w:val="9"/>
    <w:rsid w:val="00B75BE4"/>
    <w:rPr>
      <w:rFonts w:asciiTheme="majorHAnsi" w:eastAsiaTheme="majorEastAsia" w:hAnsiTheme="majorHAnsi" w:cstheme="majorBidi"/>
      <w:color w:val="1F3763" w:themeColor="accent1" w:themeShade="7F"/>
      <w:kern w:val="0"/>
      <w:sz w:val="24"/>
      <w:szCs w:val="24"/>
      <w:lang w:val="en-GB"/>
      <w14:ligatures w14:val="none"/>
    </w:rPr>
  </w:style>
  <w:style w:type="paragraph" w:styleId="NoSpacing">
    <w:name w:val="No Spacing"/>
    <w:uiPriority w:val="1"/>
    <w:rsid w:val="005F7C7A"/>
    <w:pPr>
      <w:spacing w:after="0" w:line="240" w:lineRule="auto"/>
      <w:jc w:val="both"/>
    </w:pPr>
    <w:rPr>
      <w:rFonts w:ascii="Times New Roman" w:eastAsia="Times New Roman" w:hAnsi="Times New Roman" w:cs="Times New Roman"/>
      <w:kern w:val="0"/>
      <w:sz w:val="24"/>
      <w:szCs w:val="24"/>
      <w:lang w:val="en-GB"/>
      <w14:ligatures w14:val="none"/>
    </w:rPr>
  </w:style>
  <w:style w:type="table" w:styleId="TableGrid">
    <w:name w:val="Table Grid"/>
    <w:basedOn w:val="TableNormal"/>
    <w:uiPriority w:val="59"/>
    <w:rsid w:val="005F7C7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006011"/>
    <w:rPr>
      <w:rFonts w:asciiTheme="majorHAnsi" w:eastAsiaTheme="majorEastAsia" w:hAnsiTheme="majorHAnsi" w:cstheme="majorBidi"/>
      <w:i/>
      <w:iCs/>
      <w:color w:val="2F5496" w:themeColor="accent1" w:themeShade="BF"/>
      <w:kern w:val="0"/>
      <w:sz w:val="24"/>
      <w:szCs w:val="24"/>
      <w:lang w:val="en-GB"/>
      <w14:ligatures w14:val="none"/>
    </w:rPr>
  </w:style>
  <w:style w:type="paragraph" w:styleId="Caption">
    <w:name w:val="caption"/>
    <w:basedOn w:val="Normal"/>
    <w:next w:val="Normal"/>
    <w:uiPriority w:val="35"/>
    <w:unhideWhenUsed/>
    <w:qFormat/>
    <w:rsid w:val="004B282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372F4"/>
    <w:pPr>
      <w:spacing w:line="259" w:lineRule="auto"/>
      <w:jc w:val="left"/>
      <w:outlineLvl w:val="9"/>
    </w:pPr>
    <w:rPr>
      <w:lang w:val="en-US"/>
    </w:rPr>
  </w:style>
  <w:style w:type="paragraph" w:styleId="TOC2">
    <w:name w:val="toc 2"/>
    <w:basedOn w:val="Normal"/>
    <w:next w:val="Normal"/>
    <w:autoRedefine/>
    <w:uiPriority w:val="39"/>
    <w:unhideWhenUsed/>
    <w:rsid w:val="000372F4"/>
    <w:pPr>
      <w:spacing w:after="100" w:line="259" w:lineRule="auto"/>
      <w:ind w:left="220"/>
      <w:jc w:val="left"/>
    </w:pPr>
    <w:rPr>
      <w:rFonts w:asciiTheme="minorHAnsi" w:eastAsiaTheme="minorEastAsia" w:hAnsiTheme="minorHAnsi"/>
      <w:sz w:val="22"/>
      <w:szCs w:val="22"/>
      <w:lang w:val="en-US"/>
    </w:rPr>
  </w:style>
  <w:style w:type="paragraph" w:styleId="TOC1">
    <w:name w:val="toc 1"/>
    <w:basedOn w:val="Normal"/>
    <w:next w:val="Normal"/>
    <w:autoRedefine/>
    <w:uiPriority w:val="39"/>
    <w:unhideWhenUsed/>
    <w:rsid w:val="000372F4"/>
    <w:pPr>
      <w:spacing w:after="100" w:line="259" w:lineRule="auto"/>
      <w:jc w:val="left"/>
    </w:pPr>
    <w:rPr>
      <w:rFonts w:asciiTheme="minorHAnsi" w:eastAsiaTheme="minorEastAsia" w:hAnsiTheme="minorHAnsi"/>
      <w:sz w:val="22"/>
      <w:szCs w:val="22"/>
      <w:lang w:val="en-US"/>
    </w:rPr>
  </w:style>
  <w:style w:type="paragraph" w:styleId="TOC3">
    <w:name w:val="toc 3"/>
    <w:basedOn w:val="Normal"/>
    <w:next w:val="Normal"/>
    <w:autoRedefine/>
    <w:uiPriority w:val="39"/>
    <w:unhideWhenUsed/>
    <w:rsid w:val="000372F4"/>
    <w:pPr>
      <w:spacing w:after="100" w:line="259" w:lineRule="auto"/>
      <w:ind w:left="440"/>
      <w:jc w:val="left"/>
    </w:pPr>
    <w:rPr>
      <w:rFonts w:asciiTheme="minorHAnsi" w:eastAsiaTheme="minorEastAsia" w:hAnsiTheme="minorHAnsi"/>
      <w:sz w:val="22"/>
      <w:szCs w:val="22"/>
      <w:lang w:val="en-US"/>
    </w:rPr>
  </w:style>
  <w:style w:type="paragraph" w:styleId="TOC4">
    <w:name w:val="toc 4"/>
    <w:basedOn w:val="Normal"/>
    <w:next w:val="Normal"/>
    <w:autoRedefine/>
    <w:uiPriority w:val="39"/>
    <w:unhideWhenUsed/>
    <w:rsid w:val="002C422E"/>
    <w:pPr>
      <w:spacing w:after="100"/>
      <w:ind w:left="720"/>
    </w:pPr>
  </w:style>
  <w:style w:type="paragraph" w:customStyle="1" w:styleId="Figure">
    <w:name w:val="Figure"/>
    <w:basedOn w:val="Normal"/>
    <w:next w:val="Normal"/>
    <w:link w:val="FigureChar"/>
    <w:qFormat/>
    <w:rsid w:val="00F319FD"/>
    <w:pPr>
      <w:jc w:val="center"/>
    </w:pPr>
    <w:rPr>
      <w:i/>
      <w:color w:val="2F5496" w:themeColor="accent1" w:themeShade="BF"/>
      <w:sz w:val="16"/>
    </w:rPr>
  </w:style>
  <w:style w:type="character" w:customStyle="1" w:styleId="FigureChar">
    <w:name w:val="Figure Char"/>
    <w:basedOn w:val="DefaultParagraphFont"/>
    <w:link w:val="Figure"/>
    <w:rsid w:val="00CC6AB2"/>
    <w:rPr>
      <w:rFonts w:ascii="Times New Roman" w:eastAsia="Times New Roman" w:hAnsi="Times New Roman" w:cs="Times New Roman"/>
      <w:i/>
      <w:color w:val="2F5496" w:themeColor="accent1" w:themeShade="BF"/>
      <w:kern w:val="0"/>
      <w:sz w:val="16"/>
      <w:szCs w:val="24"/>
      <w:lang w:val="en-GB"/>
      <w14:ligatures w14:val="none"/>
    </w:rPr>
  </w:style>
  <w:style w:type="character" w:styleId="Strong">
    <w:name w:val="Strong"/>
    <w:basedOn w:val="DefaultParagraphFont"/>
    <w:uiPriority w:val="22"/>
    <w:qFormat/>
    <w:rsid w:val="00BE52E8"/>
    <w:rPr>
      <w:b/>
      <w:bCs/>
    </w:rPr>
  </w:style>
  <w:style w:type="paragraph" w:styleId="Header">
    <w:name w:val="header"/>
    <w:basedOn w:val="Normal"/>
    <w:link w:val="HeaderChar"/>
    <w:uiPriority w:val="99"/>
    <w:unhideWhenUsed/>
    <w:rsid w:val="00EC5D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2B00"/>
    <w:rPr>
      <w:rFonts w:ascii="Times New Roman" w:eastAsia="Times New Roman" w:hAnsi="Times New Roman" w:cs="Times New Roman"/>
      <w:kern w:val="0"/>
      <w:sz w:val="24"/>
      <w:szCs w:val="24"/>
      <w:lang w:val="en-GB"/>
      <w14:ligatures w14:val="none"/>
    </w:rPr>
  </w:style>
  <w:style w:type="paragraph" w:styleId="Footer">
    <w:name w:val="footer"/>
    <w:basedOn w:val="Normal"/>
    <w:link w:val="FooterChar"/>
    <w:uiPriority w:val="99"/>
    <w:unhideWhenUsed/>
    <w:rsid w:val="00EC5D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2B00"/>
    <w:rPr>
      <w:rFonts w:ascii="Times New Roman" w:eastAsia="Times New Roman" w:hAnsi="Times New Roman" w:cs="Times New Roman"/>
      <w:kern w:val="0"/>
      <w:sz w:val="24"/>
      <w:szCs w:val="24"/>
      <w:lang w:val="en-GB"/>
      <w14:ligatures w14:val="none"/>
    </w:rPr>
  </w:style>
  <w:style w:type="character" w:styleId="HTMLCode">
    <w:name w:val="HTML Code"/>
    <w:basedOn w:val="DefaultParagraphFont"/>
    <w:uiPriority w:val="99"/>
    <w:semiHidden/>
    <w:unhideWhenUsed/>
    <w:rsid w:val="00232B00"/>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B01230"/>
    <w:pPr>
      <w:spacing w:after="0"/>
    </w:pPr>
  </w:style>
  <w:style w:type="table" w:styleId="TableGridLight">
    <w:name w:val="Grid Table Light"/>
    <w:basedOn w:val="TableNormal"/>
    <w:uiPriority w:val="40"/>
    <w:rsid w:val="00D208F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208F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5">
    <w:name w:val="toc 5"/>
    <w:basedOn w:val="Normal"/>
    <w:next w:val="Normal"/>
    <w:autoRedefine/>
    <w:uiPriority w:val="39"/>
    <w:unhideWhenUsed/>
    <w:rsid w:val="00913177"/>
    <w:pPr>
      <w:spacing w:after="100" w:line="259" w:lineRule="auto"/>
      <w:ind w:left="880"/>
      <w:jc w:val="left"/>
    </w:pPr>
    <w:rPr>
      <w:rFonts w:asciiTheme="minorHAnsi" w:eastAsiaTheme="minorEastAsia" w:hAnsiTheme="minorHAnsi" w:cstheme="minorBidi"/>
      <w:kern w:val="2"/>
      <w:sz w:val="22"/>
      <w:szCs w:val="22"/>
      <w:lang w:val="en-MY" w:eastAsia="zh-CN"/>
      <w14:ligatures w14:val="standardContextual"/>
    </w:rPr>
  </w:style>
  <w:style w:type="paragraph" w:styleId="TOC6">
    <w:name w:val="toc 6"/>
    <w:basedOn w:val="Normal"/>
    <w:next w:val="Normal"/>
    <w:autoRedefine/>
    <w:uiPriority w:val="39"/>
    <w:unhideWhenUsed/>
    <w:rsid w:val="00913177"/>
    <w:pPr>
      <w:spacing w:after="100" w:line="259" w:lineRule="auto"/>
      <w:ind w:left="1100"/>
      <w:jc w:val="left"/>
    </w:pPr>
    <w:rPr>
      <w:rFonts w:asciiTheme="minorHAnsi" w:eastAsiaTheme="minorEastAsia" w:hAnsiTheme="minorHAnsi" w:cstheme="minorBidi"/>
      <w:kern w:val="2"/>
      <w:sz w:val="22"/>
      <w:szCs w:val="22"/>
      <w:lang w:val="en-MY" w:eastAsia="zh-CN"/>
      <w14:ligatures w14:val="standardContextual"/>
    </w:rPr>
  </w:style>
  <w:style w:type="paragraph" w:styleId="TOC7">
    <w:name w:val="toc 7"/>
    <w:basedOn w:val="Normal"/>
    <w:next w:val="Normal"/>
    <w:autoRedefine/>
    <w:uiPriority w:val="39"/>
    <w:unhideWhenUsed/>
    <w:rsid w:val="00913177"/>
    <w:pPr>
      <w:spacing w:after="100" w:line="259" w:lineRule="auto"/>
      <w:ind w:left="1320"/>
      <w:jc w:val="left"/>
    </w:pPr>
    <w:rPr>
      <w:rFonts w:asciiTheme="minorHAnsi" w:eastAsiaTheme="minorEastAsia" w:hAnsiTheme="minorHAnsi" w:cstheme="minorBidi"/>
      <w:kern w:val="2"/>
      <w:sz w:val="22"/>
      <w:szCs w:val="22"/>
      <w:lang w:val="en-MY" w:eastAsia="zh-CN"/>
      <w14:ligatures w14:val="standardContextual"/>
    </w:rPr>
  </w:style>
  <w:style w:type="paragraph" w:styleId="TOC8">
    <w:name w:val="toc 8"/>
    <w:basedOn w:val="Normal"/>
    <w:next w:val="Normal"/>
    <w:autoRedefine/>
    <w:uiPriority w:val="39"/>
    <w:unhideWhenUsed/>
    <w:rsid w:val="00913177"/>
    <w:pPr>
      <w:spacing w:after="100" w:line="259" w:lineRule="auto"/>
      <w:ind w:left="1540"/>
      <w:jc w:val="left"/>
    </w:pPr>
    <w:rPr>
      <w:rFonts w:asciiTheme="minorHAnsi" w:eastAsiaTheme="minorEastAsia" w:hAnsiTheme="minorHAnsi" w:cstheme="minorBidi"/>
      <w:kern w:val="2"/>
      <w:sz w:val="22"/>
      <w:szCs w:val="22"/>
      <w:lang w:val="en-MY" w:eastAsia="zh-CN"/>
      <w14:ligatures w14:val="standardContextual"/>
    </w:rPr>
  </w:style>
  <w:style w:type="paragraph" w:styleId="TOC9">
    <w:name w:val="toc 9"/>
    <w:basedOn w:val="Normal"/>
    <w:next w:val="Normal"/>
    <w:autoRedefine/>
    <w:uiPriority w:val="39"/>
    <w:unhideWhenUsed/>
    <w:rsid w:val="00913177"/>
    <w:pPr>
      <w:spacing w:after="100" w:line="259" w:lineRule="auto"/>
      <w:ind w:left="1760"/>
      <w:jc w:val="left"/>
    </w:pPr>
    <w:rPr>
      <w:rFonts w:asciiTheme="minorHAnsi" w:eastAsiaTheme="minorEastAsia" w:hAnsiTheme="minorHAnsi" w:cstheme="minorBidi"/>
      <w:kern w:val="2"/>
      <w:sz w:val="22"/>
      <w:szCs w:val="22"/>
      <w:lang w:val="en-MY" w:eastAsia="zh-CN"/>
      <w14:ligatures w14:val="standardContextual"/>
    </w:rPr>
  </w:style>
  <w:style w:type="paragraph" w:customStyle="1" w:styleId="Body1Bullet">
    <w:name w:val="Body1 Bullet"/>
    <w:basedOn w:val="Normal"/>
    <w:rsid w:val="00EC181B"/>
    <w:pPr>
      <w:numPr>
        <w:numId w:val="29"/>
      </w:numPr>
      <w:spacing w:after="200"/>
      <w:jc w:val="left"/>
    </w:pPr>
    <w:rPr>
      <w:rFonts w:ascii="Arial" w:hAnsi="Arial"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71471">
      <w:bodyDiv w:val="1"/>
      <w:marLeft w:val="0"/>
      <w:marRight w:val="0"/>
      <w:marTop w:val="0"/>
      <w:marBottom w:val="0"/>
      <w:divBdr>
        <w:top w:val="none" w:sz="0" w:space="0" w:color="auto"/>
        <w:left w:val="none" w:sz="0" w:space="0" w:color="auto"/>
        <w:bottom w:val="none" w:sz="0" w:space="0" w:color="auto"/>
        <w:right w:val="none" w:sz="0" w:space="0" w:color="auto"/>
      </w:divBdr>
    </w:div>
    <w:div w:id="94330320">
      <w:bodyDiv w:val="1"/>
      <w:marLeft w:val="0"/>
      <w:marRight w:val="0"/>
      <w:marTop w:val="0"/>
      <w:marBottom w:val="0"/>
      <w:divBdr>
        <w:top w:val="none" w:sz="0" w:space="0" w:color="auto"/>
        <w:left w:val="none" w:sz="0" w:space="0" w:color="auto"/>
        <w:bottom w:val="none" w:sz="0" w:space="0" w:color="auto"/>
        <w:right w:val="none" w:sz="0" w:space="0" w:color="auto"/>
      </w:divBdr>
    </w:div>
    <w:div w:id="218052889">
      <w:bodyDiv w:val="1"/>
      <w:marLeft w:val="0"/>
      <w:marRight w:val="0"/>
      <w:marTop w:val="0"/>
      <w:marBottom w:val="0"/>
      <w:divBdr>
        <w:top w:val="none" w:sz="0" w:space="0" w:color="auto"/>
        <w:left w:val="none" w:sz="0" w:space="0" w:color="auto"/>
        <w:bottom w:val="none" w:sz="0" w:space="0" w:color="auto"/>
        <w:right w:val="none" w:sz="0" w:space="0" w:color="auto"/>
      </w:divBdr>
    </w:div>
    <w:div w:id="255989976">
      <w:bodyDiv w:val="1"/>
      <w:marLeft w:val="0"/>
      <w:marRight w:val="0"/>
      <w:marTop w:val="0"/>
      <w:marBottom w:val="0"/>
      <w:divBdr>
        <w:top w:val="none" w:sz="0" w:space="0" w:color="auto"/>
        <w:left w:val="none" w:sz="0" w:space="0" w:color="auto"/>
        <w:bottom w:val="none" w:sz="0" w:space="0" w:color="auto"/>
        <w:right w:val="none" w:sz="0" w:space="0" w:color="auto"/>
      </w:divBdr>
    </w:div>
    <w:div w:id="309528471">
      <w:bodyDiv w:val="1"/>
      <w:marLeft w:val="0"/>
      <w:marRight w:val="0"/>
      <w:marTop w:val="0"/>
      <w:marBottom w:val="0"/>
      <w:divBdr>
        <w:top w:val="none" w:sz="0" w:space="0" w:color="auto"/>
        <w:left w:val="none" w:sz="0" w:space="0" w:color="auto"/>
        <w:bottom w:val="none" w:sz="0" w:space="0" w:color="auto"/>
        <w:right w:val="none" w:sz="0" w:space="0" w:color="auto"/>
      </w:divBdr>
    </w:div>
    <w:div w:id="417336405">
      <w:bodyDiv w:val="1"/>
      <w:marLeft w:val="0"/>
      <w:marRight w:val="0"/>
      <w:marTop w:val="0"/>
      <w:marBottom w:val="0"/>
      <w:divBdr>
        <w:top w:val="none" w:sz="0" w:space="0" w:color="auto"/>
        <w:left w:val="none" w:sz="0" w:space="0" w:color="auto"/>
        <w:bottom w:val="none" w:sz="0" w:space="0" w:color="auto"/>
        <w:right w:val="none" w:sz="0" w:space="0" w:color="auto"/>
      </w:divBdr>
    </w:div>
    <w:div w:id="440950626">
      <w:bodyDiv w:val="1"/>
      <w:marLeft w:val="0"/>
      <w:marRight w:val="0"/>
      <w:marTop w:val="0"/>
      <w:marBottom w:val="0"/>
      <w:divBdr>
        <w:top w:val="none" w:sz="0" w:space="0" w:color="auto"/>
        <w:left w:val="none" w:sz="0" w:space="0" w:color="auto"/>
        <w:bottom w:val="none" w:sz="0" w:space="0" w:color="auto"/>
        <w:right w:val="none" w:sz="0" w:space="0" w:color="auto"/>
      </w:divBdr>
      <w:divsChild>
        <w:div w:id="349263488">
          <w:marLeft w:val="0"/>
          <w:marRight w:val="0"/>
          <w:marTop w:val="0"/>
          <w:marBottom w:val="0"/>
          <w:divBdr>
            <w:top w:val="none" w:sz="0" w:space="0" w:color="auto"/>
            <w:left w:val="none" w:sz="0" w:space="0" w:color="auto"/>
            <w:bottom w:val="none" w:sz="0" w:space="0" w:color="auto"/>
            <w:right w:val="none" w:sz="0" w:space="0" w:color="auto"/>
          </w:divBdr>
          <w:divsChild>
            <w:div w:id="1073743186">
              <w:marLeft w:val="0"/>
              <w:marRight w:val="0"/>
              <w:marTop w:val="0"/>
              <w:marBottom w:val="0"/>
              <w:divBdr>
                <w:top w:val="none" w:sz="0" w:space="0" w:color="auto"/>
                <w:left w:val="none" w:sz="0" w:space="0" w:color="auto"/>
                <w:bottom w:val="none" w:sz="0" w:space="0" w:color="auto"/>
                <w:right w:val="none" w:sz="0" w:space="0" w:color="auto"/>
              </w:divBdr>
              <w:divsChild>
                <w:div w:id="594629553">
                  <w:marLeft w:val="0"/>
                  <w:marRight w:val="0"/>
                  <w:marTop w:val="120"/>
                  <w:marBottom w:val="0"/>
                  <w:divBdr>
                    <w:top w:val="none" w:sz="0" w:space="0" w:color="auto"/>
                    <w:left w:val="none" w:sz="0" w:space="0" w:color="auto"/>
                    <w:bottom w:val="none" w:sz="0" w:space="0" w:color="auto"/>
                    <w:right w:val="none" w:sz="0" w:space="0" w:color="auto"/>
                  </w:divBdr>
                </w:div>
                <w:div w:id="192591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70633">
          <w:marLeft w:val="0"/>
          <w:marRight w:val="0"/>
          <w:marTop w:val="0"/>
          <w:marBottom w:val="0"/>
          <w:divBdr>
            <w:top w:val="none" w:sz="0" w:space="0" w:color="auto"/>
            <w:left w:val="none" w:sz="0" w:space="0" w:color="auto"/>
            <w:bottom w:val="none" w:sz="0" w:space="0" w:color="auto"/>
            <w:right w:val="none" w:sz="0" w:space="0" w:color="auto"/>
          </w:divBdr>
          <w:divsChild>
            <w:div w:id="1894729469">
              <w:marLeft w:val="0"/>
              <w:marRight w:val="0"/>
              <w:marTop w:val="0"/>
              <w:marBottom w:val="0"/>
              <w:divBdr>
                <w:top w:val="none" w:sz="0" w:space="0" w:color="auto"/>
                <w:left w:val="none" w:sz="0" w:space="0" w:color="auto"/>
                <w:bottom w:val="none" w:sz="0" w:space="0" w:color="auto"/>
                <w:right w:val="none" w:sz="0" w:space="0" w:color="auto"/>
              </w:divBdr>
              <w:divsChild>
                <w:div w:id="33315405">
                  <w:marLeft w:val="0"/>
                  <w:marRight w:val="0"/>
                  <w:marTop w:val="120"/>
                  <w:marBottom w:val="0"/>
                  <w:divBdr>
                    <w:top w:val="none" w:sz="0" w:space="0" w:color="auto"/>
                    <w:left w:val="none" w:sz="0" w:space="0" w:color="auto"/>
                    <w:bottom w:val="none" w:sz="0" w:space="0" w:color="auto"/>
                    <w:right w:val="none" w:sz="0" w:space="0" w:color="auto"/>
                  </w:divBdr>
                </w:div>
                <w:div w:id="44141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265630">
      <w:bodyDiv w:val="1"/>
      <w:marLeft w:val="0"/>
      <w:marRight w:val="0"/>
      <w:marTop w:val="0"/>
      <w:marBottom w:val="0"/>
      <w:divBdr>
        <w:top w:val="none" w:sz="0" w:space="0" w:color="auto"/>
        <w:left w:val="none" w:sz="0" w:space="0" w:color="auto"/>
        <w:bottom w:val="none" w:sz="0" w:space="0" w:color="auto"/>
        <w:right w:val="none" w:sz="0" w:space="0" w:color="auto"/>
      </w:divBdr>
    </w:div>
    <w:div w:id="642543860">
      <w:bodyDiv w:val="1"/>
      <w:marLeft w:val="0"/>
      <w:marRight w:val="0"/>
      <w:marTop w:val="0"/>
      <w:marBottom w:val="0"/>
      <w:divBdr>
        <w:top w:val="none" w:sz="0" w:space="0" w:color="auto"/>
        <w:left w:val="none" w:sz="0" w:space="0" w:color="auto"/>
        <w:bottom w:val="none" w:sz="0" w:space="0" w:color="auto"/>
        <w:right w:val="none" w:sz="0" w:space="0" w:color="auto"/>
      </w:divBdr>
    </w:div>
    <w:div w:id="657657955">
      <w:bodyDiv w:val="1"/>
      <w:marLeft w:val="0"/>
      <w:marRight w:val="0"/>
      <w:marTop w:val="0"/>
      <w:marBottom w:val="0"/>
      <w:divBdr>
        <w:top w:val="none" w:sz="0" w:space="0" w:color="auto"/>
        <w:left w:val="none" w:sz="0" w:space="0" w:color="auto"/>
        <w:bottom w:val="none" w:sz="0" w:space="0" w:color="auto"/>
        <w:right w:val="none" w:sz="0" w:space="0" w:color="auto"/>
      </w:divBdr>
    </w:div>
    <w:div w:id="746652842">
      <w:bodyDiv w:val="1"/>
      <w:marLeft w:val="0"/>
      <w:marRight w:val="0"/>
      <w:marTop w:val="0"/>
      <w:marBottom w:val="0"/>
      <w:divBdr>
        <w:top w:val="none" w:sz="0" w:space="0" w:color="auto"/>
        <w:left w:val="none" w:sz="0" w:space="0" w:color="auto"/>
        <w:bottom w:val="none" w:sz="0" w:space="0" w:color="auto"/>
        <w:right w:val="none" w:sz="0" w:space="0" w:color="auto"/>
      </w:divBdr>
    </w:div>
    <w:div w:id="855656703">
      <w:bodyDiv w:val="1"/>
      <w:marLeft w:val="0"/>
      <w:marRight w:val="0"/>
      <w:marTop w:val="0"/>
      <w:marBottom w:val="0"/>
      <w:divBdr>
        <w:top w:val="none" w:sz="0" w:space="0" w:color="auto"/>
        <w:left w:val="none" w:sz="0" w:space="0" w:color="auto"/>
        <w:bottom w:val="none" w:sz="0" w:space="0" w:color="auto"/>
        <w:right w:val="none" w:sz="0" w:space="0" w:color="auto"/>
      </w:divBdr>
    </w:div>
    <w:div w:id="1025132184">
      <w:bodyDiv w:val="1"/>
      <w:marLeft w:val="0"/>
      <w:marRight w:val="0"/>
      <w:marTop w:val="0"/>
      <w:marBottom w:val="0"/>
      <w:divBdr>
        <w:top w:val="none" w:sz="0" w:space="0" w:color="auto"/>
        <w:left w:val="none" w:sz="0" w:space="0" w:color="auto"/>
        <w:bottom w:val="none" w:sz="0" w:space="0" w:color="auto"/>
        <w:right w:val="none" w:sz="0" w:space="0" w:color="auto"/>
      </w:divBdr>
    </w:div>
    <w:div w:id="1039818503">
      <w:bodyDiv w:val="1"/>
      <w:marLeft w:val="0"/>
      <w:marRight w:val="0"/>
      <w:marTop w:val="0"/>
      <w:marBottom w:val="0"/>
      <w:divBdr>
        <w:top w:val="none" w:sz="0" w:space="0" w:color="auto"/>
        <w:left w:val="none" w:sz="0" w:space="0" w:color="auto"/>
        <w:bottom w:val="none" w:sz="0" w:space="0" w:color="auto"/>
        <w:right w:val="none" w:sz="0" w:space="0" w:color="auto"/>
      </w:divBdr>
    </w:div>
    <w:div w:id="1060327853">
      <w:bodyDiv w:val="1"/>
      <w:marLeft w:val="0"/>
      <w:marRight w:val="0"/>
      <w:marTop w:val="0"/>
      <w:marBottom w:val="0"/>
      <w:divBdr>
        <w:top w:val="none" w:sz="0" w:space="0" w:color="auto"/>
        <w:left w:val="none" w:sz="0" w:space="0" w:color="auto"/>
        <w:bottom w:val="none" w:sz="0" w:space="0" w:color="auto"/>
        <w:right w:val="none" w:sz="0" w:space="0" w:color="auto"/>
      </w:divBdr>
    </w:div>
    <w:div w:id="1063600737">
      <w:bodyDiv w:val="1"/>
      <w:marLeft w:val="0"/>
      <w:marRight w:val="0"/>
      <w:marTop w:val="0"/>
      <w:marBottom w:val="0"/>
      <w:divBdr>
        <w:top w:val="none" w:sz="0" w:space="0" w:color="auto"/>
        <w:left w:val="none" w:sz="0" w:space="0" w:color="auto"/>
        <w:bottom w:val="none" w:sz="0" w:space="0" w:color="auto"/>
        <w:right w:val="none" w:sz="0" w:space="0" w:color="auto"/>
      </w:divBdr>
    </w:div>
    <w:div w:id="1130707740">
      <w:bodyDiv w:val="1"/>
      <w:marLeft w:val="0"/>
      <w:marRight w:val="0"/>
      <w:marTop w:val="0"/>
      <w:marBottom w:val="0"/>
      <w:divBdr>
        <w:top w:val="none" w:sz="0" w:space="0" w:color="auto"/>
        <w:left w:val="none" w:sz="0" w:space="0" w:color="auto"/>
        <w:bottom w:val="none" w:sz="0" w:space="0" w:color="auto"/>
        <w:right w:val="none" w:sz="0" w:space="0" w:color="auto"/>
      </w:divBdr>
    </w:div>
    <w:div w:id="1144927228">
      <w:bodyDiv w:val="1"/>
      <w:marLeft w:val="0"/>
      <w:marRight w:val="0"/>
      <w:marTop w:val="0"/>
      <w:marBottom w:val="0"/>
      <w:divBdr>
        <w:top w:val="none" w:sz="0" w:space="0" w:color="auto"/>
        <w:left w:val="none" w:sz="0" w:space="0" w:color="auto"/>
        <w:bottom w:val="none" w:sz="0" w:space="0" w:color="auto"/>
        <w:right w:val="none" w:sz="0" w:space="0" w:color="auto"/>
      </w:divBdr>
    </w:div>
    <w:div w:id="1225410030">
      <w:bodyDiv w:val="1"/>
      <w:marLeft w:val="0"/>
      <w:marRight w:val="0"/>
      <w:marTop w:val="0"/>
      <w:marBottom w:val="0"/>
      <w:divBdr>
        <w:top w:val="none" w:sz="0" w:space="0" w:color="auto"/>
        <w:left w:val="none" w:sz="0" w:space="0" w:color="auto"/>
        <w:bottom w:val="none" w:sz="0" w:space="0" w:color="auto"/>
        <w:right w:val="none" w:sz="0" w:space="0" w:color="auto"/>
      </w:divBdr>
    </w:div>
    <w:div w:id="1242446256">
      <w:bodyDiv w:val="1"/>
      <w:marLeft w:val="0"/>
      <w:marRight w:val="0"/>
      <w:marTop w:val="0"/>
      <w:marBottom w:val="0"/>
      <w:divBdr>
        <w:top w:val="none" w:sz="0" w:space="0" w:color="auto"/>
        <w:left w:val="none" w:sz="0" w:space="0" w:color="auto"/>
        <w:bottom w:val="none" w:sz="0" w:space="0" w:color="auto"/>
        <w:right w:val="none" w:sz="0" w:space="0" w:color="auto"/>
      </w:divBdr>
      <w:divsChild>
        <w:div w:id="1599753880">
          <w:marLeft w:val="0"/>
          <w:marRight w:val="0"/>
          <w:marTop w:val="0"/>
          <w:marBottom w:val="0"/>
          <w:divBdr>
            <w:top w:val="none" w:sz="0" w:space="0" w:color="auto"/>
            <w:left w:val="none" w:sz="0" w:space="0" w:color="auto"/>
            <w:bottom w:val="none" w:sz="0" w:space="0" w:color="auto"/>
            <w:right w:val="none" w:sz="0" w:space="0" w:color="auto"/>
          </w:divBdr>
        </w:div>
      </w:divsChild>
    </w:div>
    <w:div w:id="1248076686">
      <w:bodyDiv w:val="1"/>
      <w:marLeft w:val="0"/>
      <w:marRight w:val="0"/>
      <w:marTop w:val="0"/>
      <w:marBottom w:val="0"/>
      <w:divBdr>
        <w:top w:val="none" w:sz="0" w:space="0" w:color="auto"/>
        <w:left w:val="none" w:sz="0" w:space="0" w:color="auto"/>
        <w:bottom w:val="none" w:sz="0" w:space="0" w:color="auto"/>
        <w:right w:val="none" w:sz="0" w:space="0" w:color="auto"/>
      </w:divBdr>
    </w:div>
    <w:div w:id="1474131705">
      <w:bodyDiv w:val="1"/>
      <w:marLeft w:val="0"/>
      <w:marRight w:val="0"/>
      <w:marTop w:val="0"/>
      <w:marBottom w:val="0"/>
      <w:divBdr>
        <w:top w:val="none" w:sz="0" w:space="0" w:color="auto"/>
        <w:left w:val="none" w:sz="0" w:space="0" w:color="auto"/>
        <w:bottom w:val="none" w:sz="0" w:space="0" w:color="auto"/>
        <w:right w:val="none" w:sz="0" w:space="0" w:color="auto"/>
      </w:divBdr>
    </w:div>
    <w:div w:id="1552814030">
      <w:bodyDiv w:val="1"/>
      <w:marLeft w:val="0"/>
      <w:marRight w:val="0"/>
      <w:marTop w:val="0"/>
      <w:marBottom w:val="0"/>
      <w:divBdr>
        <w:top w:val="none" w:sz="0" w:space="0" w:color="auto"/>
        <w:left w:val="none" w:sz="0" w:space="0" w:color="auto"/>
        <w:bottom w:val="none" w:sz="0" w:space="0" w:color="auto"/>
        <w:right w:val="none" w:sz="0" w:space="0" w:color="auto"/>
      </w:divBdr>
    </w:div>
    <w:div w:id="1556894052">
      <w:bodyDiv w:val="1"/>
      <w:marLeft w:val="0"/>
      <w:marRight w:val="0"/>
      <w:marTop w:val="0"/>
      <w:marBottom w:val="0"/>
      <w:divBdr>
        <w:top w:val="none" w:sz="0" w:space="0" w:color="auto"/>
        <w:left w:val="none" w:sz="0" w:space="0" w:color="auto"/>
        <w:bottom w:val="none" w:sz="0" w:space="0" w:color="auto"/>
        <w:right w:val="none" w:sz="0" w:space="0" w:color="auto"/>
      </w:divBdr>
    </w:div>
    <w:div w:id="1721320746">
      <w:bodyDiv w:val="1"/>
      <w:marLeft w:val="0"/>
      <w:marRight w:val="0"/>
      <w:marTop w:val="0"/>
      <w:marBottom w:val="0"/>
      <w:divBdr>
        <w:top w:val="none" w:sz="0" w:space="0" w:color="auto"/>
        <w:left w:val="none" w:sz="0" w:space="0" w:color="auto"/>
        <w:bottom w:val="none" w:sz="0" w:space="0" w:color="auto"/>
        <w:right w:val="none" w:sz="0" w:space="0" w:color="auto"/>
      </w:divBdr>
    </w:div>
    <w:div w:id="1753970688">
      <w:bodyDiv w:val="1"/>
      <w:marLeft w:val="0"/>
      <w:marRight w:val="0"/>
      <w:marTop w:val="0"/>
      <w:marBottom w:val="0"/>
      <w:divBdr>
        <w:top w:val="none" w:sz="0" w:space="0" w:color="auto"/>
        <w:left w:val="none" w:sz="0" w:space="0" w:color="auto"/>
        <w:bottom w:val="none" w:sz="0" w:space="0" w:color="auto"/>
        <w:right w:val="none" w:sz="0" w:space="0" w:color="auto"/>
      </w:divBdr>
    </w:div>
    <w:div w:id="1806971762">
      <w:bodyDiv w:val="1"/>
      <w:marLeft w:val="0"/>
      <w:marRight w:val="0"/>
      <w:marTop w:val="0"/>
      <w:marBottom w:val="0"/>
      <w:divBdr>
        <w:top w:val="none" w:sz="0" w:space="0" w:color="auto"/>
        <w:left w:val="none" w:sz="0" w:space="0" w:color="auto"/>
        <w:bottom w:val="none" w:sz="0" w:space="0" w:color="auto"/>
        <w:right w:val="none" w:sz="0" w:space="0" w:color="auto"/>
      </w:divBdr>
    </w:div>
    <w:div w:id="1809543589">
      <w:bodyDiv w:val="1"/>
      <w:marLeft w:val="0"/>
      <w:marRight w:val="0"/>
      <w:marTop w:val="0"/>
      <w:marBottom w:val="0"/>
      <w:divBdr>
        <w:top w:val="none" w:sz="0" w:space="0" w:color="auto"/>
        <w:left w:val="none" w:sz="0" w:space="0" w:color="auto"/>
        <w:bottom w:val="none" w:sz="0" w:space="0" w:color="auto"/>
        <w:right w:val="none" w:sz="0" w:space="0" w:color="auto"/>
      </w:divBdr>
    </w:div>
    <w:div w:id="1814180032">
      <w:bodyDiv w:val="1"/>
      <w:marLeft w:val="0"/>
      <w:marRight w:val="0"/>
      <w:marTop w:val="0"/>
      <w:marBottom w:val="0"/>
      <w:divBdr>
        <w:top w:val="none" w:sz="0" w:space="0" w:color="auto"/>
        <w:left w:val="none" w:sz="0" w:space="0" w:color="auto"/>
        <w:bottom w:val="none" w:sz="0" w:space="0" w:color="auto"/>
        <w:right w:val="none" w:sz="0" w:space="0" w:color="auto"/>
      </w:divBdr>
    </w:div>
    <w:div w:id="1825462203">
      <w:bodyDiv w:val="1"/>
      <w:marLeft w:val="0"/>
      <w:marRight w:val="0"/>
      <w:marTop w:val="0"/>
      <w:marBottom w:val="0"/>
      <w:divBdr>
        <w:top w:val="none" w:sz="0" w:space="0" w:color="auto"/>
        <w:left w:val="none" w:sz="0" w:space="0" w:color="auto"/>
        <w:bottom w:val="none" w:sz="0" w:space="0" w:color="auto"/>
        <w:right w:val="none" w:sz="0" w:space="0" w:color="auto"/>
      </w:divBdr>
    </w:div>
    <w:div w:id="1880893545">
      <w:bodyDiv w:val="1"/>
      <w:marLeft w:val="0"/>
      <w:marRight w:val="0"/>
      <w:marTop w:val="0"/>
      <w:marBottom w:val="0"/>
      <w:divBdr>
        <w:top w:val="none" w:sz="0" w:space="0" w:color="auto"/>
        <w:left w:val="none" w:sz="0" w:space="0" w:color="auto"/>
        <w:bottom w:val="none" w:sz="0" w:space="0" w:color="auto"/>
        <w:right w:val="none" w:sz="0" w:space="0" w:color="auto"/>
      </w:divBdr>
    </w:div>
    <w:div w:id="2018724704">
      <w:bodyDiv w:val="1"/>
      <w:marLeft w:val="0"/>
      <w:marRight w:val="0"/>
      <w:marTop w:val="0"/>
      <w:marBottom w:val="0"/>
      <w:divBdr>
        <w:top w:val="none" w:sz="0" w:space="0" w:color="auto"/>
        <w:left w:val="none" w:sz="0" w:space="0" w:color="auto"/>
        <w:bottom w:val="none" w:sz="0" w:space="0" w:color="auto"/>
        <w:right w:val="none" w:sz="0" w:space="0" w:color="auto"/>
      </w:divBdr>
    </w:div>
    <w:div w:id="2089769314">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yperlink" Target="https://www.researchgate.net/publication/301556562_Delhi_Towards_a_Healthy_City" TargetMode="Externa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hyperlink" Target="https://g.co/bard/share/4ffd425d6025" TargetMode="External"/><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hyperlink" Target="https://core.ac.uk/download/pdf/1902776.pdf" TargetMode="External"/><Relationship Id="rId118" Type="http://schemas.openxmlformats.org/officeDocument/2006/relationships/hyperlink" Target="https://g.co/bard/share/8ab33b86b694" TargetMode="Externa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hyperlink" Target="https://g.co/bard/share/9a0c0e52793c" TargetMode="External"/><Relationship Id="rId119" Type="http://schemas.openxmlformats.org/officeDocument/2006/relationships/hyperlink" Target="https://g.co/bard/share/dddcb989f20f" TargetMode="External"/><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hyperlink" Target="https://g.co/bard/share/454a0dec7943" TargetMode="Externa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hyperlink" Target="https://www.academia.edu/35478404/Urban_Development_Analysis_of_chennai" TargetMode="Externa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hyperlink" Target="https://github.com/SHINE-six"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hyperlink" Target="https://www.mypropertyboutique.com/blog/what-is-the-difference-between-super-built-up-area-and-carpet-area-"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hyperlink" Target="https://g.co/bard/share/38e11072e634" TargetMode="Externa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footer" Target="footer1.xm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AA5A3B-534A-48D7-AA9F-88DA8D7B8F98}">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104752-BECD-3647-8C6C-23042D61A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50</Pages>
  <Words>6207</Words>
  <Characters>33496</Characters>
  <Application>Microsoft Office Word</Application>
  <DocSecurity>0</DocSecurity>
  <Lines>783</Lines>
  <Paragraphs>350</Paragraphs>
  <ScaleCrop>false</ScaleCrop>
  <Company/>
  <LinksUpToDate>false</LinksUpToDate>
  <CharactersWithSpaces>39505</CharactersWithSpaces>
  <SharedDoc>false</SharedDoc>
  <HLinks>
    <vt:vector size="648" baseType="variant">
      <vt:variant>
        <vt:i4>6750320</vt:i4>
      </vt:variant>
      <vt:variant>
        <vt:i4>732</vt:i4>
      </vt:variant>
      <vt:variant>
        <vt:i4>0</vt:i4>
      </vt:variant>
      <vt:variant>
        <vt:i4>5</vt:i4>
      </vt:variant>
      <vt:variant>
        <vt:lpwstr>https://www.mypropertyboutique.com/blog/what-is-the-difference-between-super-built-up-area-and-carpet-area-</vt:lpwstr>
      </vt:variant>
      <vt:variant>
        <vt:lpwstr/>
      </vt:variant>
      <vt:variant>
        <vt:i4>196687</vt:i4>
      </vt:variant>
      <vt:variant>
        <vt:i4>729</vt:i4>
      </vt:variant>
      <vt:variant>
        <vt:i4>0</vt:i4>
      </vt:variant>
      <vt:variant>
        <vt:i4>5</vt:i4>
      </vt:variant>
      <vt:variant>
        <vt:lpwstr>https://g.co/bard/share/454a0dec7943</vt:lpwstr>
      </vt:variant>
      <vt:variant>
        <vt:lpwstr/>
      </vt:variant>
      <vt:variant>
        <vt:i4>589845</vt:i4>
      </vt:variant>
      <vt:variant>
        <vt:i4>726</vt:i4>
      </vt:variant>
      <vt:variant>
        <vt:i4>0</vt:i4>
      </vt:variant>
      <vt:variant>
        <vt:i4>5</vt:i4>
      </vt:variant>
      <vt:variant>
        <vt:lpwstr>https://g.co/bard/share/dddcb989f20f</vt:lpwstr>
      </vt:variant>
      <vt:variant>
        <vt:lpwstr/>
      </vt:variant>
      <vt:variant>
        <vt:i4>6160403</vt:i4>
      </vt:variant>
      <vt:variant>
        <vt:i4>723</vt:i4>
      </vt:variant>
      <vt:variant>
        <vt:i4>0</vt:i4>
      </vt:variant>
      <vt:variant>
        <vt:i4>5</vt:i4>
      </vt:variant>
      <vt:variant>
        <vt:lpwstr>https://g.co/bard/share/8ab33b86b694</vt:lpwstr>
      </vt:variant>
      <vt:variant>
        <vt:lpwstr/>
      </vt:variant>
      <vt:variant>
        <vt:i4>7340111</vt:i4>
      </vt:variant>
      <vt:variant>
        <vt:i4>720</vt:i4>
      </vt:variant>
      <vt:variant>
        <vt:i4>0</vt:i4>
      </vt:variant>
      <vt:variant>
        <vt:i4>5</vt:i4>
      </vt:variant>
      <vt:variant>
        <vt:lpwstr>https://www.researchgate.net/publication/301556562_Delhi_Towards_a_Healthy_City</vt:lpwstr>
      </vt:variant>
      <vt:variant>
        <vt:lpwstr/>
      </vt:variant>
      <vt:variant>
        <vt:i4>5439519</vt:i4>
      </vt:variant>
      <vt:variant>
        <vt:i4>717</vt:i4>
      </vt:variant>
      <vt:variant>
        <vt:i4>0</vt:i4>
      </vt:variant>
      <vt:variant>
        <vt:i4>5</vt:i4>
      </vt:variant>
      <vt:variant>
        <vt:lpwstr>https://g.co/bard/share/38e11072e634</vt:lpwstr>
      </vt:variant>
      <vt:variant>
        <vt:lpwstr/>
      </vt:variant>
      <vt:variant>
        <vt:i4>5832716</vt:i4>
      </vt:variant>
      <vt:variant>
        <vt:i4>714</vt:i4>
      </vt:variant>
      <vt:variant>
        <vt:i4>0</vt:i4>
      </vt:variant>
      <vt:variant>
        <vt:i4>5</vt:i4>
      </vt:variant>
      <vt:variant>
        <vt:lpwstr>https://www.academia.edu/35478404/Urban_Development_Analysis_of_chennai</vt:lpwstr>
      </vt:variant>
      <vt:variant>
        <vt:lpwstr/>
      </vt:variant>
      <vt:variant>
        <vt:i4>5570577</vt:i4>
      </vt:variant>
      <vt:variant>
        <vt:i4>711</vt:i4>
      </vt:variant>
      <vt:variant>
        <vt:i4>0</vt:i4>
      </vt:variant>
      <vt:variant>
        <vt:i4>5</vt:i4>
      </vt:variant>
      <vt:variant>
        <vt:lpwstr>https://g.co/bard/share/9a0c0e52793c</vt:lpwstr>
      </vt:variant>
      <vt:variant>
        <vt:lpwstr/>
      </vt:variant>
      <vt:variant>
        <vt:i4>3342378</vt:i4>
      </vt:variant>
      <vt:variant>
        <vt:i4>708</vt:i4>
      </vt:variant>
      <vt:variant>
        <vt:i4>0</vt:i4>
      </vt:variant>
      <vt:variant>
        <vt:i4>5</vt:i4>
      </vt:variant>
      <vt:variant>
        <vt:lpwstr>https://core.ac.uk/download/pdf/1902776.pdf</vt:lpwstr>
      </vt:variant>
      <vt:variant>
        <vt:lpwstr/>
      </vt:variant>
      <vt:variant>
        <vt:i4>720974</vt:i4>
      </vt:variant>
      <vt:variant>
        <vt:i4>705</vt:i4>
      </vt:variant>
      <vt:variant>
        <vt:i4>0</vt:i4>
      </vt:variant>
      <vt:variant>
        <vt:i4>5</vt:i4>
      </vt:variant>
      <vt:variant>
        <vt:lpwstr>https://g.co/bard/share/4ffd425d6025</vt:lpwstr>
      </vt:variant>
      <vt:variant>
        <vt:lpwstr/>
      </vt:variant>
      <vt:variant>
        <vt:i4>1245243</vt:i4>
      </vt:variant>
      <vt:variant>
        <vt:i4>584</vt:i4>
      </vt:variant>
      <vt:variant>
        <vt:i4>0</vt:i4>
      </vt:variant>
      <vt:variant>
        <vt:i4>5</vt:i4>
      </vt:variant>
      <vt:variant>
        <vt:lpwstr/>
      </vt:variant>
      <vt:variant>
        <vt:lpwstr>_Toc144493778</vt:lpwstr>
      </vt:variant>
      <vt:variant>
        <vt:i4>1245243</vt:i4>
      </vt:variant>
      <vt:variant>
        <vt:i4>578</vt:i4>
      </vt:variant>
      <vt:variant>
        <vt:i4>0</vt:i4>
      </vt:variant>
      <vt:variant>
        <vt:i4>5</vt:i4>
      </vt:variant>
      <vt:variant>
        <vt:lpwstr/>
      </vt:variant>
      <vt:variant>
        <vt:lpwstr>_Toc144493777</vt:lpwstr>
      </vt:variant>
      <vt:variant>
        <vt:i4>1245243</vt:i4>
      </vt:variant>
      <vt:variant>
        <vt:i4>572</vt:i4>
      </vt:variant>
      <vt:variant>
        <vt:i4>0</vt:i4>
      </vt:variant>
      <vt:variant>
        <vt:i4>5</vt:i4>
      </vt:variant>
      <vt:variant>
        <vt:lpwstr/>
      </vt:variant>
      <vt:variant>
        <vt:lpwstr>_Toc144493776</vt:lpwstr>
      </vt:variant>
      <vt:variant>
        <vt:i4>1245243</vt:i4>
      </vt:variant>
      <vt:variant>
        <vt:i4>566</vt:i4>
      </vt:variant>
      <vt:variant>
        <vt:i4>0</vt:i4>
      </vt:variant>
      <vt:variant>
        <vt:i4>5</vt:i4>
      </vt:variant>
      <vt:variant>
        <vt:lpwstr/>
      </vt:variant>
      <vt:variant>
        <vt:lpwstr>_Toc144493775</vt:lpwstr>
      </vt:variant>
      <vt:variant>
        <vt:i4>1245243</vt:i4>
      </vt:variant>
      <vt:variant>
        <vt:i4>560</vt:i4>
      </vt:variant>
      <vt:variant>
        <vt:i4>0</vt:i4>
      </vt:variant>
      <vt:variant>
        <vt:i4>5</vt:i4>
      </vt:variant>
      <vt:variant>
        <vt:lpwstr/>
      </vt:variant>
      <vt:variant>
        <vt:lpwstr>_Toc144493774</vt:lpwstr>
      </vt:variant>
      <vt:variant>
        <vt:i4>1245243</vt:i4>
      </vt:variant>
      <vt:variant>
        <vt:i4>554</vt:i4>
      </vt:variant>
      <vt:variant>
        <vt:i4>0</vt:i4>
      </vt:variant>
      <vt:variant>
        <vt:i4>5</vt:i4>
      </vt:variant>
      <vt:variant>
        <vt:lpwstr/>
      </vt:variant>
      <vt:variant>
        <vt:lpwstr>_Toc144493773</vt:lpwstr>
      </vt:variant>
      <vt:variant>
        <vt:i4>1245243</vt:i4>
      </vt:variant>
      <vt:variant>
        <vt:i4>548</vt:i4>
      </vt:variant>
      <vt:variant>
        <vt:i4>0</vt:i4>
      </vt:variant>
      <vt:variant>
        <vt:i4>5</vt:i4>
      </vt:variant>
      <vt:variant>
        <vt:lpwstr/>
      </vt:variant>
      <vt:variant>
        <vt:lpwstr>_Toc144493772</vt:lpwstr>
      </vt:variant>
      <vt:variant>
        <vt:i4>1245243</vt:i4>
      </vt:variant>
      <vt:variant>
        <vt:i4>542</vt:i4>
      </vt:variant>
      <vt:variant>
        <vt:i4>0</vt:i4>
      </vt:variant>
      <vt:variant>
        <vt:i4>5</vt:i4>
      </vt:variant>
      <vt:variant>
        <vt:lpwstr/>
      </vt:variant>
      <vt:variant>
        <vt:lpwstr>_Toc144493771</vt:lpwstr>
      </vt:variant>
      <vt:variant>
        <vt:i4>1245243</vt:i4>
      </vt:variant>
      <vt:variant>
        <vt:i4>536</vt:i4>
      </vt:variant>
      <vt:variant>
        <vt:i4>0</vt:i4>
      </vt:variant>
      <vt:variant>
        <vt:i4>5</vt:i4>
      </vt:variant>
      <vt:variant>
        <vt:lpwstr/>
      </vt:variant>
      <vt:variant>
        <vt:lpwstr>_Toc144493770</vt:lpwstr>
      </vt:variant>
      <vt:variant>
        <vt:i4>1179707</vt:i4>
      </vt:variant>
      <vt:variant>
        <vt:i4>530</vt:i4>
      </vt:variant>
      <vt:variant>
        <vt:i4>0</vt:i4>
      </vt:variant>
      <vt:variant>
        <vt:i4>5</vt:i4>
      </vt:variant>
      <vt:variant>
        <vt:lpwstr/>
      </vt:variant>
      <vt:variant>
        <vt:lpwstr>_Toc144493769</vt:lpwstr>
      </vt:variant>
      <vt:variant>
        <vt:i4>1179707</vt:i4>
      </vt:variant>
      <vt:variant>
        <vt:i4>524</vt:i4>
      </vt:variant>
      <vt:variant>
        <vt:i4>0</vt:i4>
      </vt:variant>
      <vt:variant>
        <vt:i4>5</vt:i4>
      </vt:variant>
      <vt:variant>
        <vt:lpwstr/>
      </vt:variant>
      <vt:variant>
        <vt:lpwstr>_Toc144493768</vt:lpwstr>
      </vt:variant>
      <vt:variant>
        <vt:i4>1179707</vt:i4>
      </vt:variant>
      <vt:variant>
        <vt:i4>518</vt:i4>
      </vt:variant>
      <vt:variant>
        <vt:i4>0</vt:i4>
      </vt:variant>
      <vt:variant>
        <vt:i4>5</vt:i4>
      </vt:variant>
      <vt:variant>
        <vt:lpwstr/>
      </vt:variant>
      <vt:variant>
        <vt:lpwstr>_Toc144493767</vt:lpwstr>
      </vt:variant>
      <vt:variant>
        <vt:i4>1179707</vt:i4>
      </vt:variant>
      <vt:variant>
        <vt:i4>512</vt:i4>
      </vt:variant>
      <vt:variant>
        <vt:i4>0</vt:i4>
      </vt:variant>
      <vt:variant>
        <vt:i4>5</vt:i4>
      </vt:variant>
      <vt:variant>
        <vt:lpwstr/>
      </vt:variant>
      <vt:variant>
        <vt:lpwstr>_Toc144493766</vt:lpwstr>
      </vt:variant>
      <vt:variant>
        <vt:i4>1179707</vt:i4>
      </vt:variant>
      <vt:variant>
        <vt:i4>506</vt:i4>
      </vt:variant>
      <vt:variant>
        <vt:i4>0</vt:i4>
      </vt:variant>
      <vt:variant>
        <vt:i4>5</vt:i4>
      </vt:variant>
      <vt:variant>
        <vt:lpwstr/>
      </vt:variant>
      <vt:variant>
        <vt:lpwstr>_Toc144493765</vt:lpwstr>
      </vt:variant>
      <vt:variant>
        <vt:i4>1179707</vt:i4>
      </vt:variant>
      <vt:variant>
        <vt:i4>500</vt:i4>
      </vt:variant>
      <vt:variant>
        <vt:i4>0</vt:i4>
      </vt:variant>
      <vt:variant>
        <vt:i4>5</vt:i4>
      </vt:variant>
      <vt:variant>
        <vt:lpwstr/>
      </vt:variant>
      <vt:variant>
        <vt:lpwstr>_Toc144493764</vt:lpwstr>
      </vt:variant>
      <vt:variant>
        <vt:i4>1179707</vt:i4>
      </vt:variant>
      <vt:variant>
        <vt:i4>494</vt:i4>
      </vt:variant>
      <vt:variant>
        <vt:i4>0</vt:i4>
      </vt:variant>
      <vt:variant>
        <vt:i4>5</vt:i4>
      </vt:variant>
      <vt:variant>
        <vt:lpwstr/>
      </vt:variant>
      <vt:variant>
        <vt:lpwstr>_Toc144493763</vt:lpwstr>
      </vt:variant>
      <vt:variant>
        <vt:i4>1179707</vt:i4>
      </vt:variant>
      <vt:variant>
        <vt:i4>488</vt:i4>
      </vt:variant>
      <vt:variant>
        <vt:i4>0</vt:i4>
      </vt:variant>
      <vt:variant>
        <vt:i4>5</vt:i4>
      </vt:variant>
      <vt:variant>
        <vt:lpwstr/>
      </vt:variant>
      <vt:variant>
        <vt:lpwstr>_Toc144493762</vt:lpwstr>
      </vt:variant>
      <vt:variant>
        <vt:i4>1179707</vt:i4>
      </vt:variant>
      <vt:variant>
        <vt:i4>482</vt:i4>
      </vt:variant>
      <vt:variant>
        <vt:i4>0</vt:i4>
      </vt:variant>
      <vt:variant>
        <vt:i4>5</vt:i4>
      </vt:variant>
      <vt:variant>
        <vt:lpwstr/>
      </vt:variant>
      <vt:variant>
        <vt:lpwstr>_Toc144493761</vt:lpwstr>
      </vt:variant>
      <vt:variant>
        <vt:i4>1179707</vt:i4>
      </vt:variant>
      <vt:variant>
        <vt:i4>476</vt:i4>
      </vt:variant>
      <vt:variant>
        <vt:i4>0</vt:i4>
      </vt:variant>
      <vt:variant>
        <vt:i4>5</vt:i4>
      </vt:variant>
      <vt:variant>
        <vt:lpwstr/>
      </vt:variant>
      <vt:variant>
        <vt:lpwstr>_Toc144493760</vt:lpwstr>
      </vt:variant>
      <vt:variant>
        <vt:i4>1114171</vt:i4>
      </vt:variant>
      <vt:variant>
        <vt:i4>470</vt:i4>
      </vt:variant>
      <vt:variant>
        <vt:i4>0</vt:i4>
      </vt:variant>
      <vt:variant>
        <vt:i4>5</vt:i4>
      </vt:variant>
      <vt:variant>
        <vt:lpwstr/>
      </vt:variant>
      <vt:variant>
        <vt:lpwstr>_Toc144493759</vt:lpwstr>
      </vt:variant>
      <vt:variant>
        <vt:i4>1114171</vt:i4>
      </vt:variant>
      <vt:variant>
        <vt:i4>464</vt:i4>
      </vt:variant>
      <vt:variant>
        <vt:i4>0</vt:i4>
      </vt:variant>
      <vt:variant>
        <vt:i4>5</vt:i4>
      </vt:variant>
      <vt:variant>
        <vt:lpwstr/>
      </vt:variant>
      <vt:variant>
        <vt:lpwstr>_Toc144493758</vt:lpwstr>
      </vt:variant>
      <vt:variant>
        <vt:i4>1114171</vt:i4>
      </vt:variant>
      <vt:variant>
        <vt:i4>458</vt:i4>
      </vt:variant>
      <vt:variant>
        <vt:i4>0</vt:i4>
      </vt:variant>
      <vt:variant>
        <vt:i4>5</vt:i4>
      </vt:variant>
      <vt:variant>
        <vt:lpwstr/>
      </vt:variant>
      <vt:variant>
        <vt:lpwstr>_Toc144493757</vt:lpwstr>
      </vt:variant>
      <vt:variant>
        <vt:i4>1114171</vt:i4>
      </vt:variant>
      <vt:variant>
        <vt:i4>452</vt:i4>
      </vt:variant>
      <vt:variant>
        <vt:i4>0</vt:i4>
      </vt:variant>
      <vt:variant>
        <vt:i4>5</vt:i4>
      </vt:variant>
      <vt:variant>
        <vt:lpwstr/>
      </vt:variant>
      <vt:variant>
        <vt:lpwstr>_Toc144493756</vt:lpwstr>
      </vt:variant>
      <vt:variant>
        <vt:i4>1114171</vt:i4>
      </vt:variant>
      <vt:variant>
        <vt:i4>446</vt:i4>
      </vt:variant>
      <vt:variant>
        <vt:i4>0</vt:i4>
      </vt:variant>
      <vt:variant>
        <vt:i4>5</vt:i4>
      </vt:variant>
      <vt:variant>
        <vt:lpwstr/>
      </vt:variant>
      <vt:variant>
        <vt:lpwstr>_Toc144493755</vt:lpwstr>
      </vt:variant>
      <vt:variant>
        <vt:i4>1114171</vt:i4>
      </vt:variant>
      <vt:variant>
        <vt:i4>440</vt:i4>
      </vt:variant>
      <vt:variant>
        <vt:i4>0</vt:i4>
      </vt:variant>
      <vt:variant>
        <vt:i4>5</vt:i4>
      </vt:variant>
      <vt:variant>
        <vt:lpwstr/>
      </vt:variant>
      <vt:variant>
        <vt:lpwstr>_Toc144493754</vt:lpwstr>
      </vt:variant>
      <vt:variant>
        <vt:i4>1114171</vt:i4>
      </vt:variant>
      <vt:variant>
        <vt:i4>434</vt:i4>
      </vt:variant>
      <vt:variant>
        <vt:i4>0</vt:i4>
      </vt:variant>
      <vt:variant>
        <vt:i4>5</vt:i4>
      </vt:variant>
      <vt:variant>
        <vt:lpwstr/>
      </vt:variant>
      <vt:variant>
        <vt:lpwstr>_Toc144493753</vt:lpwstr>
      </vt:variant>
      <vt:variant>
        <vt:i4>1114171</vt:i4>
      </vt:variant>
      <vt:variant>
        <vt:i4>428</vt:i4>
      </vt:variant>
      <vt:variant>
        <vt:i4>0</vt:i4>
      </vt:variant>
      <vt:variant>
        <vt:i4>5</vt:i4>
      </vt:variant>
      <vt:variant>
        <vt:lpwstr/>
      </vt:variant>
      <vt:variant>
        <vt:lpwstr>_Toc144493752</vt:lpwstr>
      </vt:variant>
      <vt:variant>
        <vt:i4>1114171</vt:i4>
      </vt:variant>
      <vt:variant>
        <vt:i4>422</vt:i4>
      </vt:variant>
      <vt:variant>
        <vt:i4>0</vt:i4>
      </vt:variant>
      <vt:variant>
        <vt:i4>5</vt:i4>
      </vt:variant>
      <vt:variant>
        <vt:lpwstr/>
      </vt:variant>
      <vt:variant>
        <vt:lpwstr>_Toc144493751</vt:lpwstr>
      </vt:variant>
      <vt:variant>
        <vt:i4>1114171</vt:i4>
      </vt:variant>
      <vt:variant>
        <vt:i4>416</vt:i4>
      </vt:variant>
      <vt:variant>
        <vt:i4>0</vt:i4>
      </vt:variant>
      <vt:variant>
        <vt:i4>5</vt:i4>
      </vt:variant>
      <vt:variant>
        <vt:lpwstr/>
      </vt:variant>
      <vt:variant>
        <vt:lpwstr>_Toc144493750</vt:lpwstr>
      </vt:variant>
      <vt:variant>
        <vt:i4>1048635</vt:i4>
      </vt:variant>
      <vt:variant>
        <vt:i4>410</vt:i4>
      </vt:variant>
      <vt:variant>
        <vt:i4>0</vt:i4>
      </vt:variant>
      <vt:variant>
        <vt:i4>5</vt:i4>
      </vt:variant>
      <vt:variant>
        <vt:lpwstr/>
      </vt:variant>
      <vt:variant>
        <vt:lpwstr>_Toc144493749</vt:lpwstr>
      </vt:variant>
      <vt:variant>
        <vt:i4>1048635</vt:i4>
      </vt:variant>
      <vt:variant>
        <vt:i4>404</vt:i4>
      </vt:variant>
      <vt:variant>
        <vt:i4>0</vt:i4>
      </vt:variant>
      <vt:variant>
        <vt:i4>5</vt:i4>
      </vt:variant>
      <vt:variant>
        <vt:lpwstr/>
      </vt:variant>
      <vt:variant>
        <vt:lpwstr>_Toc144493748</vt:lpwstr>
      </vt:variant>
      <vt:variant>
        <vt:i4>1048635</vt:i4>
      </vt:variant>
      <vt:variant>
        <vt:i4>398</vt:i4>
      </vt:variant>
      <vt:variant>
        <vt:i4>0</vt:i4>
      </vt:variant>
      <vt:variant>
        <vt:i4>5</vt:i4>
      </vt:variant>
      <vt:variant>
        <vt:lpwstr/>
      </vt:variant>
      <vt:variant>
        <vt:lpwstr>_Toc144493747</vt:lpwstr>
      </vt:variant>
      <vt:variant>
        <vt:i4>1048635</vt:i4>
      </vt:variant>
      <vt:variant>
        <vt:i4>392</vt:i4>
      </vt:variant>
      <vt:variant>
        <vt:i4>0</vt:i4>
      </vt:variant>
      <vt:variant>
        <vt:i4>5</vt:i4>
      </vt:variant>
      <vt:variant>
        <vt:lpwstr/>
      </vt:variant>
      <vt:variant>
        <vt:lpwstr>_Toc144493746</vt:lpwstr>
      </vt:variant>
      <vt:variant>
        <vt:i4>1048635</vt:i4>
      </vt:variant>
      <vt:variant>
        <vt:i4>386</vt:i4>
      </vt:variant>
      <vt:variant>
        <vt:i4>0</vt:i4>
      </vt:variant>
      <vt:variant>
        <vt:i4>5</vt:i4>
      </vt:variant>
      <vt:variant>
        <vt:lpwstr/>
      </vt:variant>
      <vt:variant>
        <vt:lpwstr>_Toc144493745</vt:lpwstr>
      </vt:variant>
      <vt:variant>
        <vt:i4>1048635</vt:i4>
      </vt:variant>
      <vt:variant>
        <vt:i4>380</vt:i4>
      </vt:variant>
      <vt:variant>
        <vt:i4>0</vt:i4>
      </vt:variant>
      <vt:variant>
        <vt:i4>5</vt:i4>
      </vt:variant>
      <vt:variant>
        <vt:lpwstr/>
      </vt:variant>
      <vt:variant>
        <vt:lpwstr>_Toc144493744</vt:lpwstr>
      </vt:variant>
      <vt:variant>
        <vt:i4>1048635</vt:i4>
      </vt:variant>
      <vt:variant>
        <vt:i4>374</vt:i4>
      </vt:variant>
      <vt:variant>
        <vt:i4>0</vt:i4>
      </vt:variant>
      <vt:variant>
        <vt:i4>5</vt:i4>
      </vt:variant>
      <vt:variant>
        <vt:lpwstr/>
      </vt:variant>
      <vt:variant>
        <vt:lpwstr>_Toc144493743</vt:lpwstr>
      </vt:variant>
      <vt:variant>
        <vt:i4>1048635</vt:i4>
      </vt:variant>
      <vt:variant>
        <vt:i4>368</vt:i4>
      </vt:variant>
      <vt:variant>
        <vt:i4>0</vt:i4>
      </vt:variant>
      <vt:variant>
        <vt:i4>5</vt:i4>
      </vt:variant>
      <vt:variant>
        <vt:lpwstr/>
      </vt:variant>
      <vt:variant>
        <vt:lpwstr>_Toc144493742</vt:lpwstr>
      </vt:variant>
      <vt:variant>
        <vt:i4>1048635</vt:i4>
      </vt:variant>
      <vt:variant>
        <vt:i4>362</vt:i4>
      </vt:variant>
      <vt:variant>
        <vt:i4>0</vt:i4>
      </vt:variant>
      <vt:variant>
        <vt:i4>5</vt:i4>
      </vt:variant>
      <vt:variant>
        <vt:lpwstr/>
      </vt:variant>
      <vt:variant>
        <vt:lpwstr>_Toc144493741</vt:lpwstr>
      </vt:variant>
      <vt:variant>
        <vt:i4>1048635</vt:i4>
      </vt:variant>
      <vt:variant>
        <vt:i4>356</vt:i4>
      </vt:variant>
      <vt:variant>
        <vt:i4>0</vt:i4>
      </vt:variant>
      <vt:variant>
        <vt:i4>5</vt:i4>
      </vt:variant>
      <vt:variant>
        <vt:lpwstr/>
      </vt:variant>
      <vt:variant>
        <vt:lpwstr>_Toc144493740</vt:lpwstr>
      </vt:variant>
      <vt:variant>
        <vt:i4>1507387</vt:i4>
      </vt:variant>
      <vt:variant>
        <vt:i4>350</vt:i4>
      </vt:variant>
      <vt:variant>
        <vt:i4>0</vt:i4>
      </vt:variant>
      <vt:variant>
        <vt:i4>5</vt:i4>
      </vt:variant>
      <vt:variant>
        <vt:lpwstr/>
      </vt:variant>
      <vt:variant>
        <vt:lpwstr>_Toc144493739</vt:lpwstr>
      </vt:variant>
      <vt:variant>
        <vt:i4>1507387</vt:i4>
      </vt:variant>
      <vt:variant>
        <vt:i4>344</vt:i4>
      </vt:variant>
      <vt:variant>
        <vt:i4>0</vt:i4>
      </vt:variant>
      <vt:variant>
        <vt:i4>5</vt:i4>
      </vt:variant>
      <vt:variant>
        <vt:lpwstr/>
      </vt:variant>
      <vt:variant>
        <vt:lpwstr>_Toc144493738</vt:lpwstr>
      </vt:variant>
      <vt:variant>
        <vt:i4>1507387</vt:i4>
      </vt:variant>
      <vt:variant>
        <vt:i4>338</vt:i4>
      </vt:variant>
      <vt:variant>
        <vt:i4>0</vt:i4>
      </vt:variant>
      <vt:variant>
        <vt:i4>5</vt:i4>
      </vt:variant>
      <vt:variant>
        <vt:lpwstr/>
      </vt:variant>
      <vt:variant>
        <vt:lpwstr>_Toc144493737</vt:lpwstr>
      </vt:variant>
      <vt:variant>
        <vt:i4>1507387</vt:i4>
      </vt:variant>
      <vt:variant>
        <vt:i4>332</vt:i4>
      </vt:variant>
      <vt:variant>
        <vt:i4>0</vt:i4>
      </vt:variant>
      <vt:variant>
        <vt:i4>5</vt:i4>
      </vt:variant>
      <vt:variant>
        <vt:lpwstr/>
      </vt:variant>
      <vt:variant>
        <vt:lpwstr>_Toc144493736</vt:lpwstr>
      </vt:variant>
      <vt:variant>
        <vt:i4>1507387</vt:i4>
      </vt:variant>
      <vt:variant>
        <vt:i4>326</vt:i4>
      </vt:variant>
      <vt:variant>
        <vt:i4>0</vt:i4>
      </vt:variant>
      <vt:variant>
        <vt:i4>5</vt:i4>
      </vt:variant>
      <vt:variant>
        <vt:lpwstr/>
      </vt:variant>
      <vt:variant>
        <vt:lpwstr>_Toc144493735</vt:lpwstr>
      </vt:variant>
      <vt:variant>
        <vt:i4>1507387</vt:i4>
      </vt:variant>
      <vt:variant>
        <vt:i4>320</vt:i4>
      </vt:variant>
      <vt:variant>
        <vt:i4>0</vt:i4>
      </vt:variant>
      <vt:variant>
        <vt:i4>5</vt:i4>
      </vt:variant>
      <vt:variant>
        <vt:lpwstr/>
      </vt:variant>
      <vt:variant>
        <vt:lpwstr>_Toc144493734</vt:lpwstr>
      </vt:variant>
      <vt:variant>
        <vt:i4>1507387</vt:i4>
      </vt:variant>
      <vt:variant>
        <vt:i4>314</vt:i4>
      </vt:variant>
      <vt:variant>
        <vt:i4>0</vt:i4>
      </vt:variant>
      <vt:variant>
        <vt:i4>5</vt:i4>
      </vt:variant>
      <vt:variant>
        <vt:lpwstr/>
      </vt:variant>
      <vt:variant>
        <vt:lpwstr>_Toc144493733</vt:lpwstr>
      </vt:variant>
      <vt:variant>
        <vt:i4>1507387</vt:i4>
      </vt:variant>
      <vt:variant>
        <vt:i4>308</vt:i4>
      </vt:variant>
      <vt:variant>
        <vt:i4>0</vt:i4>
      </vt:variant>
      <vt:variant>
        <vt:i4>5</vt:i4>
      </vt:variant>
      <vt:variant>
        <vt:lpwstr/>
      </vt:variant>
      <vt:variant>
        <vt:lpwstr>_Toc144493732</vt:lpwstr>
      </vt:variant>
      <vt:variant>
        <vt:i4>1507387</vt:i4>
      </vt:variant>
      <vt:variant>
        <vt:i4>302</vt:i4>
      </vt:variant>
      <vt:variant>
        <vt:i4>0</vt:i4>
      </vt:variant>
      <vt:variant>
        <vt:i4>5</vt:i4>
      </vt:variant>
      <vt:variant>
        <vt:lpwstr/>
      </vt:variant>
      <vt:variant>
        <vt:lpwstr>_Toc144493731</vt:lpwstr>
      </vt:variant>
      <vt:variant>
        <vt:i4>1507387</vt:i4>
      </vt:variant>
      <vt:variant>
        <vt:i4>296</vt:i4>
      </vt:variant>
      <vt:variant>
        <vt:i4>0</vt:i4>
      </vt:variant>
      <vt:variant>
        <vt:i4>5</vt:i4>
      </vt:variant>
      <vt:variant>
        <vt:lpwstr/>
      </vt:variant>
      <vt:variant>
        <vt:lpwstr>_Toc144493730</vt:lpwstr>
      </vt:variant>
      <vt:variant>
        <vt:i4>1441851</vt:i4>
      </vt:variant>
      <vt:variant>
        <vt:i4>290</vt:i4>
      </vt:variant>
      <vt:variant>
        <vt:i4>0</vt:i4>
      </vt:variant>
      <vt:variant>
        <vt:i4>5</vt:i4>
      </vt:variant>
      <vt:variant>
        <vt:lpwstr/>
      </vt:variant>
      <vt:variant>
        <vt:lpwstr>_Toc144493729</vt:lpwstr>
      </vt:variant>
      <vt:variant>
        <vt:i4>1441851</vt:i4>
      </vt:variant>
      <vt:variant>
        <vt:i4>284</vt:i4>
      </vt:variant>
      <vt:variant>
        <vt:i4>0</vt:i4>
      </vt:variant>
      <vt:variant>
        <vt:i4>5</vt:i4>
      </vt:variant>
      <vt:variant>
        <vt:lpwstr/>
      </vt:variant>
      <vt:variant>
        <vt:lpwstr>_Toc144493728</vt:lpwstr>
      </vt:variant>
      <vt:variant>
        <vt:i4>1441851</vt:i4>
      </vt:variant>
      <vt:variant>
        <vt:i4>278</vt:i4>
      </vt:variant>
      <vt:variant>
        <vt:i4>0</vt:i4>
      </vt:variant>
      <vt:variant>
        <vt:i4>5</vt:i4>
      </vt:variant>
      <vt:variant>
        <vt:lpwstr/>
      </vt:variant>
      <vt:variant>
        <vt:lpwstr>_Toc144493727</vt:lpwstr>
      </vt:variant>
      <vt:variant>
        <vt:i4>1441851</vt:i4>
      </vt:variant>
      <vt:variant>
        <vt:i4>272</vt:i4>
      </vt:variant>
      <vt:variant>
        <vt:i4>0</vt:i4>
      </vt:variant>
      <vt:variant>
        <vt:i4>5</vt:i4>
      </vt:variant>
      <vt:variant>
        <vt:lpwstr/>
      </vt:variant>
      <vt:variant>
        <vt:lpwstr>_Toc144493726</vt:lpwstr>
      </vt:variant>
      <vt:variant>
        <vt:i4>1441851</vt:i4>
      </vt:variant>
      <vt:variant>
        <vt:i4>266</vt:i4>
      </vt:variant>
      <vt:variant>
        <vt:i4>0</vt:i4>
      </vt:variant>
      <vt:variant>
        <vt:i4>5</vt:i4>
      </vt:variant>
      <vt:variant>
        <vt:lpwstr/>
      </vt:variant>
      <vt:variant>
        <vt:lpwstr>_Toc144493725</vt:lpwstr>
      </vt:variant>
      <vt:variant>
        <vt:i4>1441851</vt:i4>
      </vt:variant>
      <vt:variant>
        <vt:i4>260</vt:i4>
      </vt:variant>
      <vt:variant>
        <vt:i4>0</vt:i4>
      </vt:variant>
      <vt:variant>
        <vt:i4>5</vt:i4>
      </vt:variant>
      <vt:variant>
        <vt:lpwstr/>
      </vt:variant>
      <vt:variant>
        <vt:lpwstr>_Toc144493724</vt:lpwstr>
      </vt:variant>
      <vt:variant>
        <vt:i4>1441851</vt:i4>
      </vt:variant>
      <vt:variant>
        <vt:i4>254</vt:i4>
      </vt:variant>
      <vt:variant>
        <vt:i4>0</vt:i4>
      </vt:variant>
      <vt:variant>
        <vt:i4>5</vt:i4>
      </vt:variant>
      <vt:variant>
        <vt:lpwstr/>
      </vt:variant>
      <vt:variant>
        <vt:lpwstr>_Toc144493723</vt:lpwstr>
      </vt:variant>
      <vt:variant>
        <vt:i4>1441851</vt:i4>
      </vt:variant>
      <vt:variant>
        <vt:i4>248</vt:i4>
      </vt:variant>
      <vt:variant>
        <vt:i4>0</vt:i4>
      </vt:variant>
      <vt:variant>
        <vt:i4>5</vt:i4>
      </vt:variant>
      <vt:variant>
        <vt:lpwstr/>
      </vt:variant>
      <vt:variant>
        <vt:lpwstr>_Toc144493722</vt:lpwstr>
      </vt:variant>
      <vt:variant>
        <vt:i4>1441851</vt:i4>
      </vt:variant>
      <vt:variant>
        <vt:i4>242</vt:i4>
      </vt:variant>
      <vt:variant>
        <vt:i4>0</vt:i4>
      </vt:variant>
      <vt:variant>
        <vt:i4>5</vt:i4>
      </vt:variant>
      <vt:variant>
        <vt:lpwstr/>
      </vt:variant>
      <vt:variant>
        <vt:lpwstr>_Toc144493721</vt:lpwstr>
      </vt:variant>
      <vt:variant>
        <vt:i4>1441851</vt:i4>
      </vt:variant>
      <vt:variant>
        <vt:i4>236</vt:i4>
      </vt:variant>
      <vt:variant>
        <vt:i4>0</vt:i4>
      </vt:variant>
      <vt:variant>
        <vt:i4>5</vt:i4>
      </vt:variant>
      <vt:variant>
        <vt:lpwstr/>
      </vt:variant>
      <vt:variant>
        <vt:lpwstr>_Toc144493720</vt:lpwstr>
      </vt:variant>
      <vt:variant>
        <vt:i4>1376315</vt:i4>
      </vt:variant>
      <vt:variant>
        <vt:i4>230</vt:i4>
      </vt:variant>
      <vt:variant>
        <vt:i4>0</vt:i4>
      </vt:variant>
      <vt:variant>
        <vt:i4>5</vt:i4>
      </vt:variant>
      <vt:variant>
        <vt:lpwstr/>
      </vt:variant>
      <vt:variant>
        <vt:lpwstr>_Toc144493719</vt:lpwstr>
      </vt:variant>
      <vt:variant>
        <vt:i4>1376315</vt:i4>
      </vt:variant>
      <vt:variant>
        <vt:i4>224</vt:i4>
      </vt:variant>
      <vt:variant>
        <vt:i4>0</vt:i4>
      </vt:variant>
      <vt:variant>
        <vt:i4>5</vt:i4>
      </vt:variant>
      <vt:variant>
        <vt:lpwstr/>
      </vt:variant>
      <vt:variant>
        <vt:lpwstr>_Toc144493718</vt:lpwstr>
      </vt:variant>
      <vt:variant>
        <vt:i4>1376315</vt:i4>
      </vt:variant>
      <vt:variant>
        <vt:i4>218</vt:i4>
      </vt:variant>
      <vt:variant>
        <vt:i4>0</vt:i4>
      </vt:variant>
      <vt:variant>
        <vt:i4>5</vt:i4>
      </vt:variant>
      <vt:variant>
        <vt:lpwstr/>
      </vt:variant>
      <vt:variant>
        <vt:lpwstr>_Toc144493717</vt:lpwstr>
      </vt:variant>
      <vt:variant>
        <vt:i4>1376315</vt:i4>
      </vt:variant>
      <vt:variant>
        <vt:i4>212</vt:i4>
      </vt:variant>
      <vt:variant>
        <vt:i4>0</vt:i4>
      </vt:variant>
      <vt:variant>
        <vt:i4>5</vt:i4>
      </vt:variant>
      <vt:variant>
        <vt:lpwstr/>
      </vt:variant>
      <vt:variant>
        <vt:lpwstr>_Toc144493716</vt:lpwstr>
      </vt:variant>
      <vt:variant>
        <vt:i4>1376315</vt:i4>
      </vt:variant>
      <vt:variant>
        <vt:i4>206</vt:i4>
      </vt:variant>
      <vt:variant>
        <vt:i4>0</vt:i4>
      </vt:variant>
      <vt:variant>
        <vt:i4>5</vt:i4>
      </vt:variant>
      <vt:variant>
        <vt:lpwstr/>
      </vt:variant>
      <vt:variant>
        <vt:lpwstr>_Toc144493715</vt:lpwstr>
      </vt:variant>
      <vt:variant>
        <vt:i4>1376315</vt:i4>
      </vt:variant>
      <vt:variant>
        <vt:i4>200</vt:i4>
      </vt:variant>
      <vt:variant>
        <vt:i4>0</vt:i4>
      </vt:variant>
      <vt:variant>
        <vt:i4>5</vt:i4>
      </vt:variant>
      <vt:variant>
        <vt:lpwstr/>
      </vt:variant>
      <vt:variant>
        <vt:lpwstr>_Toc144493714</vt:lpwstr>
      </vt:variant>
      <vt:variant>
        <vt:i4>1376315</vt:i4>
      </vt:variant>
      <vt:variant>
        <vt:i4>194</vt:i4>
      </vt:variant>
      <vt:variant>
        <vt:i4>0</vt:i4>
      </vt:variant>
      <vt:variant>
        <vt:i4>5</vt:i4>
      </vt:variant>
      <vt:variant>
        <vt:lpwstr/>
      </vt:variant>
      <vt:variant>
        <vt:lpwstr>_Toc144493713</vt:lpwstr>
      </vt:variant>
      <vt:variant>
        <vt:i4>1376315</vt:i4>
      </vt:variant>
      <vt:variant>
        <vt:i4>188</vt:i4>
      </vt:variant>
      <vt:variant>
        <vt:i4>0</vt:i4>
      </vt:variant>
      <vt:variant>
        <vt:i4>5</vt:i4>
      </vt:variant>
      <vt:variant>
        <vt:lpwstr/>
      </vt:variant>
      <vt:variant>
        <vt:lpwstr>_Toc144493712</vt:lpwstr>
      </vt:variant>
      <vt:variant>
        <vt:i4>1376315</vt:i4>
      </vt:variant>
      <vt:variant>
        <vt:i4>182</vt:i4>
      </vt:variant>
      <vt:variant>
        <vt:i4>0</vt:i4>
      </vt:variant>
      <vt:variant>
        <vt:i4>5</vt:i4>
      </vt:variant>
      <vt:variant>
        <vt:lpwstr/>
      </vt:variant>
      <vt:variant>
        <vt:lpwstr>_Toc144493711</vt:lpwstr>
      </vt:variant>
      <vt:variant>
        <vt:i4>1376315</vt:i4>
      </vt:variant>
      <vt:variant>
        <vt:i4>176</vt:i4>
      </vt:variant>
      <vt:variant>
        <vt:i4>0</vt:i4>
      </vt:variant>
      <vt:variant>
        <vt:i4>5</vt:i4>
      </vt:variant>
      <vt:variant>
        <vt:lpwstr/>
      </vt:variant>
      <vt:variant>
        <vt:lpwstr>_Toc144493710</vt:lpwstr>
      </vt:variant>
      <vt:variant>
        <vt:i4>1310779</vt:i4>
      </vt:variant>
      <vt:variant>
        <vt:i4>170</vt:i4>
      </vt:variant>
      <vt:variant>
        <vt:i4>0</vt:i4>
      </vt:variant>
      <vt:variant>
        <vt:i4>5</vt:i4>
      </vt:variant>
      <vt:variant>
        <vt:lpwstr/>
      </vt:variant>
      <vt:variant>
        <vt:lpwstr>_Toc144493709</vt:lpwstr>
      </vt:variant>
      <vt:variant>
        <vt:i4>1310779</vt:i4>
      </vt:variant>
      <vt:variant>
        <vt:i4>164</vt:i4>
      </vt:variant>
      <vt:variant>
        <vt:i4>0</vt:i4>
      </vt:variant>
      <vt:variant>
        <vt:i4>5</vt:i4>
      </vt:variant>
      <vt:variant>
        <vt:lpwstr/>
      </vt:variant>
      <vt:variant>
        <vt:lpwstr>_Toc144493708</vt:lpwstr>
      </vt:variant>
      <vt:variant>
        <vt:i4>1310779</vt:i4>
      </vt:variant>
      <vt:variant>
        <vt:i4>158</vt:i4>
      </vt:variant>
      <vt:variant>
        <vt:i4>0</vt:i4>
      </vt:variant>
      <vt:variant>
        <vt:i4>5</vt:i4>
      </vt:variant>
      <vt:variant>
        <vt:lpwstr/>
      </vt:variant>
      <vt:variant>
        <vt:lpwstr>_Toc144493707</vt:lpwstr>
      </vt:variant>
      <vt:variant>
        <vt:i4>1310779</vt:i4>
      </vt:variant>
      <vt:variant>
        <vt:i4>152</vt:i4>
      </vt:variant>
      <vt:variant>
        <vt:i4>0</vt:i4>
      </vt:variant>
      <vt:variant>
        <vt:i4>5</vt:i4>
      </vt:variant>
      <vt:variant>
        <vt:lpwstr/>
      </vt:variant>
      <vt:variant>
        <vt:lpwstr>_Toc144493706</vt:lpwstr>
      </vt:variant>
      <vt:variant>
        <vt:i4>1310779</vt:i4>
      </vt:variant>
      <vt:variant>
        <vt:i4>146</vt:i4>
      </vt:variant>
      <vt:variant>
        <vt:i4>0</vt:i4>
      </vt:variant>
      <vt:variant>
        <vt:i4>5</vt:i4>
      </vt:variant>
      <vt:variant>
        <vt:lpwstr/>
      </vt:variant>
      <vt:variant>
        <vt:lpwstr>_Toc144493705</vt:lpwstr>
      </vt:variant>
      <vt:variant>
        <vt:i4>1310779</vt:i4>
      </vt:variant>
      <vt:variant>
        <vt:i4>140</vt:i4>
      </vt:variant>
      <vt:variant>
        <vt:i4>0</vt:i4>
      </vt:variant>
      <vt:variant>
        <vt:i4>5</vt:i4>
      </vt:variant>
      <vt:variant>
        <vt:lpwstr/>
      </vt:variant>
      <vt:variant>
        <vt:lpwstr>_Toc144493704</vt:lpwstr>
      </vt:variant>
      <vt:variant>
        <vt:i4>1310779</vt:i4>
      </vt:variant>
      <vt:variant>
        <vt:i4>134</vt:i4>
      </vt:variant>
      <vt:variant>
        <vt:i4>0</vt:i4>
      </vt:variant>
      <vt:variant>
        <vt:i4>5</vt:i4>
      </vt:variant>
      <vt:variant>
        <vt:lpwstr/>
      </vt:variant>
      <vt:variant>
        <vt:lpwstr>_Toc144493703</vt:lpwstr>
      </vt:variant>
      <vt:variant>
        <vt:i4>1310779</vt:i4>
      </vt:variant>
      <vt:variant>
        <vt:i4>128</vt:i4>
      </vt:variant>
      <vt:variant>
        <vt:i4>0</vt:i4>
      </vt:variant>
      <vt:variant>
        <vt:i4>5</vt:i4>
      </vt:variant>
      <vt:variant>
        <vt:lpwstr/>
      </vt:variant>
      <vt:variant>
        <vt:lpwstr>_Toc144493702</vt:lpwstr>
      </vt:variant>
      <vt:variant>
        <vt:i4>1310779</vt:i4>
      </vt:variant>
      <vt:variant>
        <vt:i4>122</vt:i4>
      </vt:variant>
      <vt:variant>
        <vt:i4>0</vt:i4>
      </vt:variant>
      <vt:variant>
        <vt:i4>5</vt:i4>
      </vt:variant>
      <vt:variant>
        <vt:lpwstr/>
      </vt:variant>
      <vt:variant>
        <vt:lpwstr>_Toc144493701</vt:lpwstr>
      </vt:variant>
      <vt:variant>
        <vt:i4>1310779</vt:i4>
      </vt:variant>
      <vt:variant>
        <vt:i4>116</vt:i4>
      </vt:variant>
      <vt:variant>
        <vt:i4>0</vt:i4>
      </vt:variant>
      <vt:variant>
        <vt:i4>5</vt:i4>
      </vt:variant>
      <vt:variant>
        <vt:lpwstr/>
      </vt:variant>
      <vt:variant>
        <vt:lpwstr>_Toc144493700</vt:lpwstr>
      </vt:variant>
      <vt:variant>
        <vt:i4>1900602</vt:i4>
      </vt:variant>
      <vt:variant>
        <vt:i4>110</vt:i4>
      </vt:variant>
      <vt:variant>
        <vt:i4>0</vt:i4>
      </vt:variant>
      <vt:variant>
        <vt:i4>5</vt:i4>
      </vt:variant>
      <vt:variant>
        <vt:lpwstr/>
      </vt:variant>
      <vt:variant>
        <vt:lpwstr>_Toc144493699</vt:lpwstr>
      </vt:variant>
      <vt:variant>
        <vt:i4>1900602</vt:i4>
      </vt:variant>
      <vt:variant>
        <vt:i4>104</vt:i4>
      </vt:variant>
      <vt:variant>
        <vt:i4>0</vt:i4>
      </vt:variant>
      <vt:variant>
        <vt:i4>5</vt:i4>
      </vt:variant>
      <vt:variant>
        <vt:lpwstr/>
      </vt:variant>
      <vt:variant>
        <vt:lpwstr>_Toc144493698</vt:lpwstr>
      </vt:variant>
      <vt:variant>
        <vt:i4>1900602</vt:i4>
      </vt:variant>
      <vt:variant>
        <vt:i4>98</vt:i4>
      </vt:variant>
      <vt:variant>
        <vt:i4>0</vt:i4>
      </vt:variant>
      <vt:variant>
        <vt:i4>5</vt:i4>
      </vt:variant>
      <vt:variant>
        <vt:lpwstr/>
      </vt:variant>
      <vt:variant>
        <vt:lpwstr>_Toc144493697</vt:lpwstr>
      </vt:variant>
      <vt:variant>
        <vt:i4>1900602</vt:i4>
      </vt:variant>
      <vt:variant>
        <vt:i4>92</vt:i4>
      </vt:variant>
      <vt:variant>
        <vt:i4>0</vt:i4>
      </vt:variant>
      <vt:variant>
        <vt:i4>5</vt:i4>
      </vt:variant>
      <vt:variant>
        <vt:lpwstr/>
      </vt:variant>
      <vt:variant>
        <vt:lpwstr>_Toc144493696</vt:lpwstr>
      </vt:variant>
      <vt:variant>
        <vt:i4>1900602</vt:i4>
      </vt:variant>
      <vt:variant>
        <vt:i4>86</vt:i4>
      </vt:variant>
      <vt:variant>
        <vt:i4>0</vt:i4>
      </vt:variant>
      <vt:variant>
        <vt:i4>5</vt:i4>
      </vt:variant>
      <vt:variant>
        <vt:lpwstr/>
      </vt:variant>
      <vt:variant>
        <vt:lpwstr>_Toc144493695</vt:lpwstr>
      </vt:variant>
      <vt:variant>
        <vt:i4>1900602</vt:i4>
      </vt:variant>
      <vt:variant>
        <vt:i4>80</vt:i4>
      </vt:variant>
      <vt:variant>
        <vt:i4>0</vt:i4>
      </vt:variant>
      <vt:variant>
        <vt:i4>5</vt:i4>
      </vt:variant>
      <vt:variant>
        <vt:lpwstr/>
      </vt:variant>
      <vt:variant>
        <vt:lpwstr>_Toc144493694</vt:lpwstr>
      </vt:variant>
      <vt:variant>
        <vt:i4>1900602</vt:i4>
      </vt:variant>
      <vt:variant>
        <vt:i4>74</vt:i4>
      </vt:variant>
      <vt:variant>
        <vt:i4>0</vt:i4>
      </vt:variant>
      <vt:variant>
        <vt:i4>5</vt:i4>
      </vt:variant>
      <vt:variant>
        <vt:lpwstr/>
      </vt:variant>
      <vt:variant>
        <vt:lpwstr>_Toc144493693</vt:lpwstr>
      </vt:variant>
      <vt:variant>
        <vt:i4>1900602</vt:i4>
      </vt:variant>
      <vt:variant>
        <vt:i4>68</vt:i4>
      </vt:variant>
      <vt:variant>
        <vt:i4>0</vt:i4>
      </vt:variant>
      <vt:variant>
        <vt:i4>5</vt:i4>
      </vt:variant>
      <vt:variant>
        <vt:lpwstr/>
      </vt:variant>
      <vt:variant>
        <vt:lpwstr>_Toc144493692</vt:lpwstr>
      </vt:variant>
      <vt:variant>
        <vt:i4>1900602</vt:i4>
      </vt:variant>
      <vt:variant>
        <vt:i4>62</vt:i4>
      </vt:variant>
      <vt:variant>
        <vt:i4>0</vt:i4>
      </vt:variant>
      <vt:variant>
        <vt:i4>5</vt:i4>
      </vt:variant>
      <vt:variant>
        <vt:lpwstr/>
      </vt:variant>
      <vt:variant>
        <vt:lpwstr>_Toc144493691</vt:lpwstr>
      </vt:variant>
      <vt:variant>
        <vt:i4>1900602</vt:i4>
      </vt:variant>
      <vt:variant>
        <vt:i4>56</vt:i4>
      </vt:variant>
      <vt:variant>
        <vt:i4>0</vt:i4>
      </vt:variant>
      <vt:variant>
        <vt:i4>5</vt:i4>
      </vt:variant>
      <vt:variant>
        <vt:lpwstr/>
      </vt:variant>
      <vt:variant>
        <vt:lpwstr>_Toc144493690</vt:lpwstr>
      </vt:variant>
      <vt:variant>
        <vt:i4>1835066</vt:i4>
      </vt:variant>
      <vt:variant>
        <vt:i4>50</vt:i4>
      </vt:variant>
      <vt:variant>
        <vt:i4>0</vt:i4>
      </vt:variant>
      <vt:variant>
        <vt:i4>5</vt:i4>
      </vt:variant>
      <vt:variant>
        <vt:lpwstr/>
      </vt:variant>
      <vt:variant>
        <vt:lpwstr>_Toc144493689</vt:lpwstr>
      </vt:variant>
      <vt:variant>
        <vt:i4>1835066</vt:i4>
      </vt:variant>
      <vt:variant>
        <vt:i4>44</vt:i4>
      </vt:variant>
      <vt:variant>
        <vt:i4>0</vt:i4>
      </vt:variant>
      <vt:variant>
        <vt:i4>5</vt:i4>
      </vt:variant>
      <vt:variant>
        <vt:lpwstr/>
      </vt:variant>
      <vt:variant>
        <vt:lpwstr>_Toc144493688</vt:lpwstr>
      </vt:variant>
      <vt:variant>
        <vt:i4>1835066</vt:i4>
      </vt:variant>
      <vt:variant>
        <vt:i4>38</vt:i4>
      </vt:variant>
      <vt:variant>
        <vt:i4>0</vt:i4>
      </vt:variant>
      <vt:variant>
        <vt:i4>5</vt:i4>
      </vt:variant>
      <vt:variant>
        <vt:lpwstr/>
      </vt:variant>
      <vt:variant>
        <vt:lpwstr>_Toc144493687</vt:lpwstr>
      </vt:variant>
      <vt:variant>
        <vt:i4>1835066</vt:i4>
      </vt:variant>
      <vt:variant>
        <vt:i4>32</vt:i4>
      </vt:variant>
      <vt:variant>
        <vt:i4>0</vt:i4>
      </vt:variant>
      <vt:variant>
        <vt:i4>5</vt:i4>
      </vt:variant>
      <vt:variant>
        <vt:lpwstr/>
      </vt:variant>
      <vt:variant>
        <vt:lpwstr>_Toc144493686</vt:lpwstr>
      </vt:variant>
      <vt:variant>
        <vt:i4>1835066</vt:i4>
      </vt:variant>
      <vt:variant>
        <vt:i4>26</vt:i4>
      </vt:variant>
      <vt:variant>
        <vt:i4>0</vt:i4>
      </vt:variant>
      <vt:variant>
        <vt:i4>5</vt:i4>
      </vt:variant>
      <vt:variant>
        <vt:lpwstr/>
      </vt:variant>
      <vt:variant>
        <vt:lpwstr>_Toc144493685</vt:lpwstr>
      </vt:variant>
      <vt:variant>
        <vt:i4>1835066</vt:i4>
      </vt:variant>
      <vt:variant>
        <vt:i4>20</vt:i4>
      </vt:variant>
      <vt:variant>
        <vt:i4>0</vt:i4>
      </vt:variant>
      <vt:variant>
        <vt:i4>5</vt:i4>
      </vt:variant>
      <vt:variant>
        <vt:lpwstr/>
      </vt:variant>
      <vt:variant>
        <vt:lpwstr>_Toc144493684</vt:lpwstr>
      </vt:variant>
      <vt:variant>
        <vt:i4>1835066</vt:i4>
      </vt:variant>
      <vt:variant>
        <vt:i4>14</vt:i4>
      </vt:variant>
      <vt:variant>
        <vt:i4>0</vt:i4>
      </vt:variant>
      <vt:variant>
        <vt:i4>5</vt:i4>
      </vt:variant>
      <vt:variant>
        <vt:lpwstr/>
      </vt:variant>
      <vt:variant>
        <vt:lpwstr>_Toc144493683</vt:lpwstr>
      </vt:variant>
      <vt:variant>
        <vt:i4>1835066</vt:i4>
      </vt:variant>
      <vt:variant>
        <vt:i4>8</vt:i4>
      </vt:variant>
      <vt:variant>
        <vt:i4>0</vt:i4>
      </vt:variant>
      <vt:variant>
        <vt:i4>5</vt:i4>
      </vt:variant>
      <vt:variant>
        <vt:lpwstr/>
      </vt:variant>
      <vt:variant>
        <vt:lpwstr>_Toc144493682</vt:lpwstr>
      </vt:variant>
      <vt:variant>
        <vt:i4>1835066</vt:i4>
      </vt:variant>
      <vt:variant>
        <vt:i4>2</vt:i4>
      </vt:variant>
      <vt:variant>
        <vt:i4>0</vt:i4>
      </vt:variant>
      <vt:variant>
        <vt:i4>5</vt:i4>
      </vt:variant>
      <vt:variant>
        <vt:lpwstr/>
      </vt:variant>
      <vt:variant>
        <vt:lpwstr>_Toc144493681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Desmond Foo</dc:creator>
  <cp:keywords/>
  <dc:description/>
  <cp:lastModifiedBy>FOO YAU YIT</cp:lastModifiedBy>
  <cp:revision>6</cp:revision>
  <dcterms:created xsi:type="dcterms:W3CDTF">2023-12-14T14:44:00Z</dcterms:created>
  <dcterms:modified xsi:type="dcterms:W3CDTF">2024-01-14T08:49:00Z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2749b435-c1e0-46f6-b10a-9d8e33b5ee7a</vt:lpwstr>
  </property>
</Properties>
</file>